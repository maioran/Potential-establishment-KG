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74C04" w14:textId="506CD91D" w:rsidR="00F9402B" w:rsidRDefault="003D406E" w:rsidP="003D406E">
      <w:pPr>
        <w:pStyle w:val="Heading1"/>
      </w:pPr>
      <w:r>
        <w:t>SCAN</w:t>
      </w:r>
      <w:r w:rsidR="00883753">
        <w:t>-</w:t>
      </w:r>
      <w:proofErr w:type="spellStart"/>
      <w:r w:rsidR="00E51B9B">
        <w:t>Clim</w:t>
      </w:r>
      <w:proofErr w:type="spellEnd"/>
      <w:r>
        <w:t>: A tool to support pest climate suitability analysis based on climate classification</w:t>
      </w:r>
    </w:p>
    <w:p w14:paraId="2CE33A90" w14:textId="244A77B0" w:rsidR="00C77F18" w:rsidRDefault="00C77F18"/>
    <w:p w14:paraId="57DE5874" w14:textId="50688F80" w:rsidR="00C77F18" w:rsidRDefault="00C77F18">
      <w:r>
        <w:t xml:space="preserve">Title: </w:t>
      </w:r>
      <w:r w:rsidR="00AD08F9">
        <w:t>SCAN</w:t>
      </w:r>
      <w:r w:rsidR="008D1A4E">
        <w:t>-</w:t>
      </w:r>
      <w:proofErr w:type="spellStart"/>
      <w:r w:rsidR="00E51B9B">
        <w:t>Clim</w:t>
      </w:r>
      <w:proofErr w:type="spellEnd"/>
      <w:r w:rsidR="00AD08F9">
        <w:t xml:space="preserve"> </w:t>
      </w:r>
      <w:r w:rsidR="004C54DF">
        <w:t>–</w:t>
      </w:r>
      <w:r w:rsidR="00AD08F9">
        <w:t xml:space="preserve"> </w:t>
      </w:r>
      <w:r w:rsidR="00AD08F9" w:rsidRPr="007A36A9">
        <w:rPr>
          <w:b/>
          <w:bCs/>
        </w:rPr>
        <w:t>S</w:t>
      </w:r>
      <w:r w:rsidR="00AD08F9">
        <w:t>upport</w:t>
      </w:r>
      <w:r w:rsidR="0095512E">
        <w:t>ing</w:t>
      </w:r>
      <w:r w:rsidR="00BF741D">
        <w:t xml:space="preserve"> </w:t>
      </w:r>
      <w:r w:rsidR="004C54DF" w:rsidRPr="007A36A9">
        <w:rPr>
          <w:b/>
          <w:bCs/>
        </w:rPr>
        <w:t>C</w:t>
      </w:r>
      <w:r w:rsidR="004C54DF">
        <w:t xml:space="preserve">limate </w:t>
      </w:r>
      <w:proofErr w:type="spellStart"/>
      <w:r w:rsidR="004C54DF">
        <w:t>suit</w:t>
      </w:r>
      <w:r w:rsidR="007A36A9">
        <w:rPr>
          <w:b/>
          <w:bCs/>
        </w:rPr>
        <w:t>A</w:t>
      </w:r>
      <w:r w:rsidR="004C54DF">
        <w:t>bility</w:t>
      </w:r>
      <w:proofErr w:type="spellEnd"/>
      <w:r w:rsidR="004C54DF">
        <w:t xml:space="preserve"> </w:t>
      </w:r>
      <w:proofErr w:type="spellStart"/>
      <w:r w:rsidR="004C54DF">
        <w:t>a</w:t>
      </w:r>
      <w:r w:rsidR="007A36A9">
        <w:rPr>
          <w:b/>
          <w:bCs/>
        </w:rPr>
        <w:t>N</w:t>
      </w:r>
      <w:r w:rsidR="004C54DF">
        <w:t>alysis</w:t>
      </w:r>
      <w:proofErr w:type="spellEnd"/>
      <w:r w:rsidR="004C54DF">
        <w:t xml:space="preserve"> </w:t>
      </w:r>
      <w:r w:rsidR="008549B1">
        <w:t xml:space="preserve">based on </w:t>
      </w:r>
      <w:r w:rsidR="008549B1" w:rsidRPr="008549B1">
        <w:rPr>
          <w:b/>
          <w:bCs/>
        </w:rPr>
        <w:t>Clim</w:t>
      </w:r>
      <w:r w:rsidR="008549B1">
        <w:t>ate Classifications</w:t>
      </w:r>
    </w:p>
    <w:p w14:paraId="3EF4821D" w14:textId="6E0486DA" w:rsidR="009660FC" w:rsidRDefault="009660FC">
      <w:r>
        <w:t xml:space="preserve">Version: </w:t>
      </w:r>
      <w:r w:rsidR="00132A94">
        <w:t>1.0</w:t>
      </w:r>
    </w:p>
    <w:p w14:paraId="42B961A7" w14:textId="549905E8" w:rsidR="00381176" w:rsidRDefault="009660FC">
      <w:r>
        <w:t>Date</w:t>
      </w:r>
      <w:r w:rsidR="00381176">
        <w:t>:</w:t>
      </w:r>
      <w:r w:rsidR="00844A07">
        <w:t xml:space="preserve"> </w:t>
      </w:r>
      <w:r w:rsidR="007371AC">
        <w:t>November</w:t>
      </w:r>
      <w:r w:rsidR="00844A07">
        <w:t xml:space="preserve"> 2021</w:t>
      </w:r>
    </w:p>
    <w:p w14:paraId="391ABAC9" w14:textId="3DDC5949" w:rsidR="00381176" w:rsidRDefault="00381176">
      <w:r>
        <w:t>Depends:</w:t>
      </w:r>
      <w:r w:rsidR="00132A94" w:rsidRPr="00132A94">
        <w:t xml:space="preserve"> </w:t>
      </w:r>
      <w:r w:rsidR="00132A94">
        <w:t xml:space="preserve">R </w:t>
      </w:r>
      <w:r w:rsidR="00036BCF">
        <w:t>(</w:t>
      </w:r>
      <w:r w:rsidR="00132A94">
        <w:t>&gt;= 4.0.5</w:t>
      </w:r>
      <w:r w:rsidR="00036BCF">
        <w:t>)</w:t>
      </w:r>
      <w:r w:rsidR="00280AC6">
        <w:t xml:space="preserve"> </w:t>
      </w:r>
    </w:p>
    <w:p w14:paraId="002FF837" w14:textId="68E74339" w:rsidR="00963B53" w:rsidRDefault="00963B53">
      <w:r>
        <w:t>Needed R packages</w:t>
      </w:r>
      <w:r w:rsidR="007A0D76">
        <w:t xml:space="preserve"> (in bracket the versions</w:t>
      </w:r>
      <w:r w:rsidR="00E7489E">
        <w:t xml:space="preserve"> used in </w:t>
      </w:r>
      <w:r w:rsidR="00883753">
        <w:t>SCAN-</w:t>
      </w:r>
      <w:proofErr w:type="spellStart"/>
      <w:r w:rsidR="00883753">
        <w:t>Clim</w:t>
      </w:r>
      <w:proofErr w:type="spellEnd"/>
      <w:r w:rsidR="00222885">
        <w:t>)</w:t>
      </w:r>
      <w:r>
        <w:t xml:space="preserve">: </w:t>
      </w:r>
      <w:proofErr w:type="spellStart"/>
      <w:r w:rsidR="002A7CA0">
        <w:t>sp</w:t>
      </w:r>
      <w:proofErr w:type="spellEnd"/>
      <w:r w:rsidR="002A7CA0">
        <w:t xml:space="preserve"> (&gt;=1.4.5), raster (&gt;=3.4.10), </w:t>
      </w:r>
      <w:proofErr w:type="spellStart"/>
      <w:r w:rsidR="00704428">
        <w:t>readxl</w:t>
      </w:r>
      <w:proofErr w:type="spellEnd"/>
      <w:r w:rsidR="00E851C5">
        <w:t xml:space="preserve"> (</w:t>
      </w:r>
      <w:r w:rsidR="00412E77">
        <w:t>&gt;=</w:t>
      </w:r>
      <w:r w:rsidR="00E851C5">
        <w:t>1.3.1)</w:t>
      </w:r>
      <w:r w:rsidR="00412E77">
        <w:t xml:space="preserve">, </w:t>
      </w:r>
      <w:proofErr w:type="spellStart"/>
      <w:r w:rsidR="0089240C">
        <w:t>httr</w:t>
      </w:r>
      <w:proofErr w:type="spellEnd"/>
      <w:r w:rsidR="001F4362">
        <w:t xml:space="preserve"> (</w:t>
      </w:r>
      <w:r w:rsidR="00DB2007">
        <w:t>&gt;=1.4.2</w:t>
      </w:r>
      <w:r w:rsidR="001F4362">
        <w:t xml:space="preserve">), </w:t>
      </w:r>
      <w:r w:rsidR="00BB46D6">
        <w:t>XML (</w:t>
      </w:r>
      <w:r w:rsidR="004D6E8A">
        <w:t>&gt;=3.99</w:t>
      </w:r>
      <w:r w:rsidR="00BB46D6">
        <w:t xml:space="preserve">), </w:t>
      </w:r>
      <w:proofErr w:type="spellStart"/>
      <w:r w:rsidR="00BB46D6">
        <w:t>rlist</w:t>
      </w:r>
      <w:proofErr w:type="spellEnd"/>
      <w:r w:rsidR="00D254F0">
        <w:t xml:space="preserve"> (</w:t>
      </w:r>
      <w:r w:rsidR="004D6E8A">
        <w:t>&gt;=0.4.6.1</w:t>
      </w:r>
      <w:r w:rsidR="00D254F0">
        <w:t>)</w:t>
      </w:r>
      <w:r w:rsidR="00733A28">
        <w:t xml:space="preserve">, </w:t>
      </w:r>
      <w:proofErr w:type="spellStart"/>
      <w:r w:rsidR="00733A28">
        <w:t>rmarkdown</w:t>
      </w:r>
      <w:proofErr w:type="spellEnd"/>
      <w:r w:rsidR="007F02D5">
        <w:t xml:space="preserve"> (</w:t>
      </w:r>
      <w:r w:rsidR="004D6E8A">
        <w:t>&gt;=2.8</w:t>
      </w:r>
      <w:r w:rsidR="007F02D5">
        <w:t xml:space="preserve">), </w:t>
      </w:r>
      <w:proofErr w:type="spellStart"/>
      <w:r w:rsidR="007F02D5">
        <w:t>knitr</w:t>
      </w:r>
      <w:proofErr w:type="spellEnd"/>
      <w:r w:rsidR="007F02D5">
        <w:t xml:space="preserve"> (</w:t>
      </w:r>
      <w:r w:rsidR="007A0D76">
        <w:t>&gt;=1.33</w:t>
      </w:r>
      <w:r w:rsidR="007F02D5">
        <w:t xml:space="preserve">), </w:t>
      </w:r>
      <w:proofErr w:type="spellStart"/>
      <w:r w:rsidR="00E8359F">
        <w:t>rasterVis</w:t>
      </w:r>
      <w:proofErr w:type="spellEnd"/>
      <w:r w:rsidR="00E8359F">
        <w:t xml:space="preserve"> (</w:t>
      </w:r>
      <w:r w:rsidR="007A0D76">
        <w:t>0.50.2</w:t>
      </w:r>
      <w:r w:rsidR="00E8359F">
        <w:t xml:space="preserve">), </w:t>
      </w:r>
      <w:proofErr w:type="spellStart"/>
      <w:r w:rsidR="00E8359F">
        <w:t>latticeExtra</w:t>
      </w:r>
      <w:proofErr w:type="spellEnd"/>
      <w:r w:rsidR="00E8359F">
        <w:t xml:space="preserve"> (</w:t>
      </w:r>
      <w:r w:rsidR="007A0D76">
        <w:t>0.20-44</w:t>
      </w:r>
      <w:r w:rsidR="00E8359F">
        <w:t>)</w:t>
      </w:r>
      <w:r w:rsidR="00F157CA">
        <w:t xml:space="preserve">, </w:t>
      </w:r>
      <w:proofErr w:type="spellStart"/>
      <w:r w:rsidR="00F157CA">
        <w:t>rgeos</w:t>
      </w:r>
      <w:proofErr w:type="spellEnd"/>
      <w:r w:rsidR="009B36C6">
        <w:t xml:space="preserve"> (0.5-5)</w:t>
      </w:r>
      <w:r w:rsidR="002A7CA0">
        <w:t xml:space="preserve">. These R packages are installed automatically by the </w:t>
      </w:r>
      <w:r w:rsidR="00883753">
        <w:t>tool if not yet installed</w:t>
      </w:r>
    </w:p>
    <w:p w14:paraId="084EE266" w14:textId="3320F818" w:rsidR="00381176" w:rsidRDefault="00381176">
      <w:r>
        <w:t>Description:</w:t>
      </w:r>
      <w:r w:rsidR="00725BE8" w:rsidRPr="00725BE8">
        <w:t xml:space="preserve"> tool to support pest climate suitability analysis based on climate classification</w:t>
      </w:r>
    </w:p>
    <w:p w14:paraId="08C26679" w14:textId="132D272C" w:rsidR="007371AC" w:rsidRDefault="00BD5D0F">
      <w:r>
        <w:t>Author</w:t>
      </w:r>
      <w:r w:rsidR="002E6F62">
        <w:t>s</w:t>
      </w:r>
      <w:r>
        <w:t>: Andrea Maiorano</w:t>
      </w:r>
      <w:r w:rsidR="00AB6D03">
        <w:t xml:space="preserve"> </w:t>
      </w:r>
    </w:p>
    <w:p w14:paraId="5A91627A" w14:textId="46447EB4" w:rsidR="00BD5D0F" w:rsidRDefault="007371AC">
      <w:r>
        <w:t xml:space="preserve">Review and testing: </w:t>
      </w:r>
      <w:r w:rsidR="0071538B">
        <w:t xml:space="preserve">Caterina </w:t>
      </w:r>
      <w:proofErr w:type="spellStart"/>
      <w:r w:rsidR="0071538B">
        <w:t>Campese</w:t>
      </w:r>
      <w:proofErr w:type="spellEnd"/>
      <w:r w:rsidR="0071538B">
        <w:t xml:space="preserve"> </w:t>
      </w:r>
    </w:p>
    <w:p w14:paraId="735525F7" w14:textId="0FD621F7" w:rsidR="00EF0FFD" w:rsidRDefault="00AB6D03">
      <w:pPr>
        <w:rPr>
          <w:rStyle w:val="Hyperlink"/>
        </w:rPr>
      </w:pPr>
      <w:r>
        <w:t>Maintainer: Andrea Maiorano</w:t>
      </w:r>
      <w:r w:rsidR="009762BF">
        <w:t xml:space="preserve"> -</w:t>
      </w:r>
      <w:r>
        <w:t xml:space="preserve"> </w:t>
      </w:r>
      <w:hyperlink r:id="rId11" w:history="1">
        <w:r w:rsidR="003D406E" w:rsidRPr="00851D94">
          <w:rPr>
            <w:rStyle w:val="Hyperlink"/>
          </w:rPr>
          <w:t>andrea.maiorano@efsa.europa.eu</w:t>
        </w:r>
      </w:hyperlink>
    </w:p>
    <w:p w14:paraId="24E1A79F" w14:textId="02B24622" w:rsidR="00EF0FFD" w:rsidRDefault="00EF0FFD">
      <w:pPr>
        <w:rPr>
          <w:ins w:id="0" w:author="MAIORANO Andrea" w:date="2021-11-24T16:14:00Z"/>
          <w:rStyle w:val="Hyperlink"/>
        </w:rPr>
      </w:pPr>
      <w:r w:rsidRPr="00504089">
        <w:t xml:space="preserve">License agreement: </w:t>
      </w:r>
      <w:hyperlink r:id="rId12" w:history="1">
        <w:r w:rsidR="00504089" w:rsidRPr="00297FE5">
          <w:rPr>
            <w:rStyle w:val="Hyperlink"/>
          </w:rPr>
          <w:t>Creative Commons Attribution 4.0</w:t>
        </w:r>
      </w:hyperlink>
    </w:p>
    <w:p w14:paraId="2C626AB7" w14:textId="29D3F548" w:rsidR="00AC0146" w:rsidRPr="00504089" w:rsidRDefault="00AC0146">
      <w:ins w:id="1" w:author="MAIORANO Andrea" w:date="2021-11-24T16:20:00Z">
        <w:r>
          <w:rPr>
            <w:rStyle w:val="Hyperlink"/>
          </w:rPr>
          <w:t>Cautionary n</w:t>
        </w:r>
      </w:ins>
      <w:ins w:id="2" w:author="MAIORANO Andrea" w:date="2021-11-24T16:14:00Z">
        <w:r w:rsidR="00C72DB5">
          <w:rPr>
            <w:rStyle w:val="Hyperlink"/>
          </w:rPr>
          <w:t xml:space="preserve">ote on the use of the tool: </w:t>
        </w:r>
      </w:ins>
      <w:ins w:id="3" w:author="MAIORANO Andrea" w:date="2021-11-24T16:19:00Z">
        <w:r w:rsidRPr="00AC0146">
          <w:t xml:space="preserve">This tool allows the user to match climates in areas of known presence of a pest and climates in other parts of the world where the organism does not occur. The quality of the climate matching depends on the resolution of the source data, and </w:t>
        </w:r>
        <w:r>
          <w:rPr>
            <w:rStyle w:val="Hyperlink"/>
          </w:rPr>
          <w:t>i</w:t>
        </w:r>
        <w:r>
          <w:rPr>
            <w:rStyle w:val="Hyperlink"/>
          </w:rPr>
          <w:t>t is user’s responsibility the correct</w:t>
        </w:r>
      </w:ins>
      <w:ins w:id="4" w:author="MAIORANO Andrea" w:date="2021-11-24T16:21:00Z">
        <w:r w:rsidR="00176106">
          <w:rPr>
            <w:rStyle w:val="Hyperlink"/>
          </w:rPr>
          <w:t xml:space="preserve"> use of the tool</w:t>
        </w:r>
        <w:r w:rsidR="002A2FEF">
          <w:rPr>
            <w:rStyle w:val="Hyperlink"/>
          </w:rPr>
          <w:t>, interpretation of the results for instance by checking</w:t>
        </w:r>
      </w:ins>
      <w:ins w:id="5" w:author="MAIORANO Andrea" w:date="2021-11-24T16:19:00Z">
        <w:r>
          <w:rPr>
            <w:rStyle w:val="Hyperlink"/>
          </w:rPr>
          <w:t xml:space="preserve"> the consistency with observations and the organism biology and physiology</w:t>
        </w:r>
        <w:r w:rsidRPr="00AC0146">
          <w:t>.</w:t>
        </w:r>
      </w:ins>
    </w:p>
    <w:p w14:paraId="60A56865" w14:textId="69D57E8C" w:rsidR="005800A6" w:rsidDel="002A2FEF" w:rsidRDefault="005800A6">
      <w:pPr>
        <w:rPr>
          <w:del w:id="6" w:author="MAIORANO Andrea" w:date="2021-11-24T16:21:00Z"/>
        </w:rPr>
      </w:pPr>
    </w:p>
    <w:p w14:paraId="24867483" w14:textId="7BBFD985" w:rsidR="00F455DF" w:rsidRDefault="009C3C5A" w:rsidP="00B4173C">
      <w:pPr>
        <w:pStyle w:val="Heading2"/>
      </w:pPr>
      <w:r>
        <w:t>Introduction</w:t>
      </w:r>
    </w:p>
    <w:p w14:paraId="07E603D6" w14:textId="04E1762E" w:rsidR="0043355B" w:rsidRDefault="008818D8" w:rsidP="155F25EA">
      <w:r>
        <w:t xml:space="preserve">Climate suitability </w:t>
      </w:r>
      <w:r w:rsidR="00001178">
        <w:t>analysis</w:t>
      </w:r>
      <w:r>
        <w:t xml:space="preserve"> is an important </w:t>
      </w:r>
      <w:r w:rsidR="00257E20">
        <w:t>element</w:t>
      </w:r>
      <w:r>
        <w:t xml:space="preserve"> to </w:t>
      </w:r>
      <w:r w:rsidR="00257E20">
        <w:t xml:space="preserve">analyse the </w:t>
      </w:r>
      <w:ins w:id="7" w:author="Alan" w:date="2021-11-16T16:34:00Z">
        <w:r w:rsidR="00D60A80">
          <w:t xml:space="preserve">likelihood </w:t>
        </w:r>
      </w:ins>
      <w:commentRangeStart w:id="8"/>
      <w:commentRangeStart w:id="9"/>
      <w:del w:id="10" w:author="Alan" w:date="2021-11-16T16:34:00Z">
        <w:r w:rsidR="00257E20" w:rsidDel="00D60A80">
          <w:delText>risk</w:delText>
        </w:r>
      </w:del>
      <w:commentRangeEnd w:id="8"/>
      <w:r w:rsidR="00D60A80">
        <w:rPr>
          <w:rStyle w:val="CommentReference"/>
          <w:lang w:val="en-US"/>
        </w:rPr>
        <w:commentReference w:id="8"/>
      </w:r>
      <w:commentRangeEnd w:id="9"/>
      <w:r w:rsidR="00A320E1">
        <w:rPr>
          <w:rStyle w:val="CommentReference"/>
          <w:lang w:val="en-US"/>
        </w:rPr>
        <w:commentReference w:id="9"/>
      </w:r>
      <w:del w:id="11" w:author="Alan" w:date="2021-11-16T16:34:00Z">
        <w:r w:rsidR="00257E20" w:rsidDel="00D60A80">
          <w:delText xml:space="preserve"> </w:delText>
        </w:r>
      </w:del>
      <w:r w:rsidR="00257E20">
        <w:t xml:space="preserve">of potential establishment of a pest in </w:t>
      </w:r>
      <w:commentRangeStart w:id="12"/>
      <w:commentRangeStart w:id="13"/>
      <w:r w:rsidR="00257E20">
        <w:t xml:space="preserve">an </w:t>
      </w:r>
      <w:r w:rsidR="00001178">
        <w:t>area</w:t>
      </w:r>
      <w:del w:id="14" w:author="MAIORANO Andrea" w:date="2021-11-23T18:02:00Z">
        <w:r w:rsidR="00001178" w:rsidDel="00A320E1">
          <w:delText xml:space="preserve"> under assessment</w:delText>
        </w:r>
        <w:commentRangeEnd w:id="12"/>
        <w:r w:rsidR="00D60A80" w:rsidDel="00A320E1">
          <w:rPr>
            <w:rStyle w:val="CommentReference"/>
            <w:lang w:val="en-US"/>
          </w:rPr>
          <w:commentReference w:id="12"/>
        </w:r>
      </w:del>
      <w:commentRangeEnd w:id="13"/>
      <w:r w:rsidR="00A320E1">
        <w:rPr>
          <w:rStyle w:val="CommentReference"/>
          <w:lang w:val="en-US"/>
        </w:rPr>
        <w:commentReference w:id="13"/>
      </w:r>
      <w:r w:rsidR="00257E20">
        <w:t xml:space="preserve">. </w:t>
      </w:r>
      <w:r w:rsidR="006F6546">
        <w:t xml:space="preserve">Different approaches </w:t>
      </w:r>
      <w:commentRangeStart w:id="15"/>
      <w:commentRangeStart w:id="16"/>
      <w:r w:rsidR="006F6546">
        <w:t>exist</w:t>
      </w:r>
      <w:commentRangeEnd w:id="15"/>
      <w:r w:rsidR="00D60A80">
        <w:rPr>
          <w:rStyle w:val="CommentReference"/>
          <w:lang w:val="en-US"/>
        </w:rPr>
        <w:commentReference w:id="15"/>
      </w:r>
      <w:commentRangeEnd w:id="16"/>
      <w:r w:rsidR="00DC434F">
        <w:rPr>
          <w:rStyle w:val="CommentReference"/>
          <w:lang w:val="en-US"/>
        </w:rPr>
        <w:commentReference w:id="16"/>
      </w:r>
      <w:ins w:id="17" w:author="MAIORANO Andrea" w:date="2021-11-23T18:03:00Z">
        <w:r w:rsidR="00A320E1">
          <w:t xml:space="preserve"> (e.g. Species Distribution Models, </w:t>
        </w:r>
        <w:r w:rsidR="00DC434F">
          <w:t>and CLIMEX)</w:t>
        </w:r>
      </w:ins>
      <w:r w:rsidR="006F6546">
        <w:t xml:space="preserve">. One of them is based </w:t>
      </w:r>
      <w:r w:rsidR="001E5FA0">
        <w:t>on the comparison between the climate in the known distribution of a pest and the ones in the area under pest risk assessment</w:t>
      </w:r>
      <w:r w:rsidR="00731A4A">
        <w:t xml:space="preserve"> using climate classification maps like, e.g. the </w:t>
      </w:r>
      <w:proofErr w:type="spellStart"/>
      <w:r w:rsidR="003B6028" w:rsidRPr="003B6028">
        <w:t>Köppen</w:t>
      </w:r>
      <w:proofErr w:type="spellEnd"/>
      <w:r w:rsidR="003B6028" w:rsidRPr="003B6028">
        <w:t>-Geiger</w:t>
      </w:r>
      <w:r w:rsidR="003B6028">
        <w:t xml:space="preserve"> classification</w:t>
      </w:r>
      <w:r w:rsidR="00287245">
        <w:t>.</w:t>
      </w:r>
      <w:r w:rsidR="00287245" w:rsidRPr="00287245">
        <w:t xml:space="preserve"> </w:t>
      </w:r>
      <w:r w:rsidR="00287245">
        <w:t>This methodology is widely used in the context of EFSA pest categorisations</w:t>
      </w:r>
      <w:ins w:id="18" w:author="MAIORANO Andrea" w:date="2021-11-23T18:09:00Z">
        <w:r w:rsidR="00352298">
          <w:t xml:space="preserve"> (</w:t>
        </w:r>
      </w:ins>
      <w:ins w:id="19" w:author="MAIORANO Andrea" w:date="2021-11-23T18:04:00Z">
        <w:r w:rsidR="00C02E09">
          <w:t xml:space="preserve">in 2021 it was used in more than </w:t>
        </w:r>
      </w:ins>
      <w:ins w:id="20" w:author="MAIORANO Andrea" w:date="2021-11-23T18:07:00Z">
        <w:r w:rsidR="006E26B1">
          <w:t>30</w:t>
        </w:r>
      </w:ins>
      <w:ins w:id="21" w:author="MAIORANO Andrea" w:date="2021-11-23T18:04:00Z">
        <w:r w:rsidR="00C02E09">
          <w:t xml:space="preserve"> Pest Categorisations</w:t>
        </w:r>
      </w:ins>
      <w:ins w:id="22" w:author="MAIORANO Andrea" w:date="2021-11-23T18:09:00Z">
        <w:r w:rsidR="00352298">
          <w:t>)</w:t>
        </w:r>
      </w:ins>
      <w:r w:rsidR="00287245">
        <w:t xml:space="preserve"> </w:t>
      </w:r>
      <w:commentRangeStart w:id="23"/>
      <w:commentRangeStart w:id="24"/>
      <w:del w:id="25" w:author="MAIORANO Andrea" w:date="2021-11-23T18:09:00Z">
        <w:r w:rsidR="008719B3" w:rsidDel="00352298">
          <w:fldChar w:fldCharType="begin"/>
        </w:r>
        <w:r w:rsidR="00B40C4E" w:rsidDel="00352298">
          <w:delInstrText xml:space="preserve"> ADDIN EN.CITE &lt;EndNote&gt;&lt;Cite&gt;&lt;Author&gt;EFSA Panel on Plant Health&lt;/Author&gt;&lt;Year&gt;2021&lt;/Year&gt;&lt;RecNum&gt;1&lt;/RecNum&gt;&lt;Prefix&gt;e.g. &lt;/Prefix&gt;&lt;DisplayText&gt;(e.g. EFSA Panel on Plant Health&lt;style face="italic"&gt; et al.&lt;/style&gt;, 2021)&lt;/DisplayText&gt;&lt;record&gt;&lt;rec-number&gt;1&lt;/rec-number&gt;&lt;foreign-keys&gt;&lt;key app="EN" db-id="20frrw0sa0wtxlews0cv0s04zptwrp2zdpwe" timestamp="1629118367"&gt;1&lt;/key&gt;&lt;/foreign-keys&gt;&lt;ref-type name="Journal Article"&gt;17&lt;/ref-type&gt;&lt;contributors&gt;&lt;authors&gt;&lt;author&gt;EFSA Panel on Plant Health,&lt;/author&gt;&lt;author&gt;Bragard, Claude&lt;/author&gt;&lt;author&gt;Di Serio, Francesco&lt;/author&gt;&lt;author&gt;Gonthier, Paolo&lt;/author&gt;&lt;author&gt;Jaques Miret, Josep Anton&lt;/author&gt;&lt;author&gt;Justesen, Annemarie Fejer&lt;/author&gt;&lt;author&gt;Magnusson, Christer Sven&lt;/author&gt;&lt;author&gt;Milonas, Panagiotis&lt;/author&gt;&lt;author&gt;Navas-Cortes, Juan A.&lt;/author&gt;&lt;author&gt;Parnell, Stephen&lt;/author&gt;&lt;author&gt;Potting, Roel&lt;/author&gt;&lt;author&gt;Reignault, Philippe Lucien&lt;/author&gt;&lt;author&gt;Thulke, Hans-Hermann&lt;/author&gt;&lt;author&gt;Van der Werf, Wopke&lt;/author&gt;&lt;author&gt;Vicent Civera, Antonio&lt;/author&gt;&lt;author&gt;Yuen, Jonathan&lt;/author&gt;&lt;author&gt;Zappalà, Lucia&lt;/author&gt;&lt;author&gt;Gregoire, Jean-Claude&lt;/author&gt;&lt;author&gt;Malumphy, Chris&lt;/author&gt;&lt;author&gt;Campese, Caterina&lt;/author&gt;&lt;author&gt;Czwienczek, Ewelina&lt;/author&gt;&lt;author&gt;Kertesz, Virag&lt;/author&gt;&lt;author&gt;Maiorano, Andrea&lt;/author&gt;&lt;author&gt;MacLeod, Alan&lt;/author&gt;&lt;/authors&gt;&lt;/contributors&gt;&lt;titles&gt;&lt;title&gt;Pest categorisation of Phlyctinus callosus&lt;/title&gt;&lt;secondary-title&gt;EFSA Journal&lt;/secondary-title&gt;&lt;/titles&gt;&lt;periodical&gt;&lt;full-title&gt;EFSA Journal&lt;/full-title&gt;&lt;/periodical&gt;&lt;pages&gt;e06800&lt;/pages&gt;&lt;volume&gt;19&lt;/volume&gt;&lt;number&gt;8&lt;/number&gt;&lt;dates&gt;&lt;year&gt;2021&lt;/year&gt;&lt;/dates&gt;&lt;isbn&gt;1831-4732&lt;/isbn&gt;&lt;urls&gt;&lt;related-urls&gt;&lt;url&gt;https://efsa.onlinelibrary.wiley.com/doi/abs/10.2903/j.efsa.2021.6800&lt;/url&gt;&lt;/related-urls&gt;&lt;/urls&gt;&lt;electronic-resource-num&gt;https://doi.org/10.2903/j.efsa.2021.6800&lt;/electronic-resource-num&gt;&lt;/record&gt;&lt;/Cite&gt;&lt;/EndNote&gt;</w:delInstrText>
        </w:r>
        <w:r w:rsidR="008719B3" w:rsidDel="00352298">
          <w:fldChar w:fldCharType="separate"/>
        </w:r>
        <w:r w:rsidR="00B40C4E" w:rsidDel="00352298">
          <w:rPr>
            <w:noProof/>
          </w:rPr>
          <w:delText>(e.g. EFSA Panel on Plant Health</w:delText>
        </w:r>
        <w:r w:rsidR="00B40C4E" w:rsidRPr="00B40C4E" w:rsidDel="00352298">
          <w:rPr>
            <w:i/>
            <w:noProof/>
          </w:rPr>
          <w:delText xml:space="preserve"> et al.</w:delText>
        </w:r>
        <w:r w:rsidR="00B40C4E" w:rsidDel="00352298">
          <w:rPr>
            <w:noProof/>
          </w:rPr>
          <w:delText>, 2021)</w:delText>
        </w:r>
        <w:r w:rsidR="008719B3" w:rsidDel="00352298">
          <w:fldChar w:fldCharType="end"/>
        </w:r>
      </w:del>
      <w:commentRangeEnd w:id="23"/>
      <w:r w:rsidR="00D60A80">
        <w:rPr>
          <w:rStyle w:val="CommentReference"/>
          <w:lang w:val="en-US"/>
        </w:rPr>
        <w:commentReference w:id="23"/>
      </w:r>
      <w:commentRangeEnd w:id="24"/>
      <w:r w:rsidR="00040A3C">
        <w:rPr>
          <w:rStyle w:val="CommentReference"/>
          <w:lang w:val="en-US"/>
        </w:rPr>
        <w:commentReference w:id="24"/>
      </w:r>
      <w:r w:rsidR="00287245">
        <w:t xml:space="preserve"> where simplified and succinct analysis are needed.</w:t>
      </w:r>
      <w:r w:rsidR="00287245" w:rsidRPr="00287245">
        <w:t xml:space="preserve"> </w:t>
      </w:r>
      <w:r w:rsidR="00287245">
        <w:t xml:space="preserve">In fact, in the context of EFSA pest categorisations, due to time constraints, this approach has been commonly applied at the </w:t>
      </w:r>
      <w:commentRangeStart w:id="26"/>
      <w:commentRangeStart w:id="27"/>
      <w:r w:rsidR="00287245">
        <w:t>country level</w:t>
      </w:r>
      <w:ins w:id="28" w:author="MAIORANO Andrea" w:date="2021-11-23T18:10:00Z">
        <w:r w:rsidR="00223A55">
          <w:t xml:space="preserve"> </w:t>
        </w:r>
      </w:ins>
      <w:ins w:id="29" w:author="MAIORANO Andrea" w:date="2021-11-23T18:11:00Z">
        <w:r w:rsidR="003E0CB8">
          <w:t>(</w:t>
        </w:r>
      </w:ins>
      <w:ins w:id="30" w:author="MAIORANO Andrea" w:date="2021-11-23T18:10:00Z">
        <w:r w:rsidR="00223A55">
          <w:t xml:space="preserve">i.e. using pest observations at the country level and </w:t>
        </w:r>
      </w:ins>
      <w:ins w:id="31" w:author="MAIORANO Andrea" w:date="2021-11-23T18:11:00Z">
        <w:r w:rsidR="003E0CB8">
          <w:t>considering</w:t>
        </w:r>
      </w:ins>
      <w:ins w:id="32" w:author="MAIORANO Andrea" w:date="2021-11-23T18:10:00Z">
        <w:r w:rsidR="0081215F">
          <w:t xml:space="preserve"> all climates in the </w:t>
        </w:r>
      </w:ins>
      <w:ins w:id="33" w:author="MAIORANO Andrea" w:date="2021-11-23T18:11:00Z">
        <w:r w:rsidR="003E0CB8">
          <w:t xml:space="preserve">same </w:t>
        </w:r>
      </w:ins>
      <w:ins w:id="34" w:author="MAIORANO Andrea" w:date="2021-11-23T18:10:00Z">
        <w:r w:rsidR="0081215F">
          <w:t>country</w:t>
        </w:r>
      </w:ins>
      <w:ins w:id="35" w:author="MAIORANO Andrea" w:date="2021-11-23T18:11:00Z">
        <w:r w:rsidR="003E0CB8">
          <w:t>)</w:t>
        </w:r>
      </w:ins>
      <w:r w:rsidR="00287245">
        <w:t xml:space="preserve"> </w:t>
      </w:r>
      <w:commentRangeEnd w:id="26"/>
      <w:r w:rsidR="00D60A80">
        <w:rPr>
          <w:rStyle w:val="CommentReference"/>
          <w:lang w:val="en-US"/>
        </w:rPr>
        <w:commentReference w:id="26"/>
      </w:r>
      <w:commentRangeEnd w:id="27"/>
      <w:r w:rsidR="003E0CB8">
        <w:rPr>
          <w:rStyle w:val="CommentReference"/>
          <w:lang w:val="en-US"/>
        </w:rPr>
        <w:commentReference w:id="27"/>
      </w:r>
      <w:r w:rsidR="00287245">
        <w:t>and then refined if necessary.</w:t>
      </w:r>
      <w:r w:rsidR="00915A79">
        <w:t xml:space="preserve"> However, it can also be used for more detailed assessments using pest observations at higher resolution (e.g. province</w:t>
      </w:r>
      <w:ins w:id="36" w:author="MAIORANO Andrea" w:date="2021-11-23T18:11:00Z">
        <w:r w:rsidR="009E6F23">
          <w:t>,</w:t>
        </w:r>
      </w:ins>
      <w:del w:id="37" w:author="MAIORANO Andrea" w:date="2021-11-23T18:11:00Z">
        <w:r w:rsidR="00915A79" w:rsidDel="009E6F23">
          <w:delText xml:space="preserve"> or</w:delText>
        </w:r>
      </w:del>
      <w:r w:rsidR="00915A79">
        <w:t xml:space="preserve"> </w:t>
      </w:r>
      <w:ins w:id="38" w:author="MAIORANO Andrea" w:date="2021-11-23T18:11:00Z">
        <w:r w:rsidR="009E6F23">
          <w:t>g</w:t>
        </w:r>
        <w:r w:rsidR="009E6F23" w:rsidRPr="009E6F23">
          <w:t>rid refence coordinates</w:t>
        </w:r>
        <w:r w:rsidR="009E6F23">
          <w:t>,</w:t>
        </w:r>
        <w:r w:rsidR="009E6F23" w:rsidRPr="009E6F23">
          <w:t xml:space="preserve"> or latitude/longitude</w:t>
        </w:r>
      </w:ins>
      <w:commentRangeStart w:id="39"/>
      <w:commentRangeStart w:id="40"/>
      <w:del w:id="41" w:author="MAIORANO Andrea" w:date="2021-11-23T18:11:00Z">
        <w:r w:rsidR="00915A79" w:rsidDel="009E6F23">
          <w:delText>point</w:delText>
        </w:r>
        <w:commentRangeEnd w:id="39"/>
        <w:r w:rsidR="00D60A80" w:rsidDel="009E6F23">
          <w:rPr>
            <w:rStyle w:val="CommentReference"/>
            <w:lang w:val="en-US"/>
          </w:rPr>
          <w:commentReference w:id="42"/>
        </w:r>
      </w:del>
      <w:commentRangeEnd w:id="40"/>
      <w:r w:rsidR="00F36780">
        <w:rPr>
          <w:rStyle w:val="CommentReference"/>
          <w:lang w:val="en-US"/>
        </w:rPr>
        <w:commentReference w:id="40"/>
      </w:r>
      <w:commentRangeStart w:id="43"/>
      <w:commentRangeEnd w:id="43"/>
      <w:del w:id="44" w:author="MAIORANO Andrea" w:date="2021-11-23T18:11:00Z">
        <w:r w:rsidR="00915A79" w:rsidDel="009E6F23">
          <w:delText xml:space="preserve"> level</w:delText>
        </w:r>
      </w:del>
      <w:commentRangeStart w:id="42"/>
      <w:commentRangeEnd w:id="42"/>
      <w:r w:rsidR="00915A79">
        <w:t xml:space="preserve">). </w:t>
      </w:r>
      <w:r w:rsidR="00883753">
        <w:t>SCAN-</w:t>
      </w:r>
      <w:proofErr w:type="spellStart"/>
      <w:r w:rsidR="00883753">
        <w:t>Clim</w:t>
      </w:r>
      <w:proofErr w:type="spellEnd"/>
      <w:r w:rsidR="00CA3ECD">
        <w:t xml:space="preserve"> is a tool designed to support climate </w:t>
      </w:r>
      <w:commentRangeStart w:id="45"/>
      <w:commentRangeStart w:id="46"/>
      <w:r w:rsidR="00CA3ECD">
        <w:t>suitability</w:t>
      </w:r>
      <w:commentRangeEnd w:id="45"/>
      <w:r w:rsidR="00DA44B8">
        <w:rPr>
          <w:rStyle w:val="CommentReference"/>
          <w:lang w:val="en-US"/>
        </w:rPr>
        <w:commentReference w:id="45"/>
      </w:r>
      <w:commentRangeEnd w:id="46"/>
      <w:r w:rsidR="00E922F9">
        <w:rPr>
          <w:rStyle w:val="CommentReference"/>
          <w:lang w:val="en-US"/>
        </w:rPr>
        <w:commentReference w:id="46"/>
      </w:r>
      <w:r w:rsidR="00CA3ECD">
        <w:t xml:space="preserve"> analysis</w:t>
      </w:r>
      <w:r w:rsidR="00915A79">
        <w:t xml:space="preserve"> based on climate classifications</w:t>
      </w:r>
      <w:ins w:id="47" w:author="MAIORANO Andrea" w:date="2021-11-23T18:13:00Z">
        <w:r w:rsidR="00DD7C9B">
          <w:t xml:space="preserve">, i.e. evidencing the occurrence of </w:t>
        </w:r>
      </w:ins>
      <w:ins w:id="48" w:author="MAIORANO Andrea" w:date="2021-11-23T18:14:00Z">
        <w:r w:rsidR="00DD7C9B">
          <w:t>climates in a specific area</w:t>
        </w:r>
      </w:ins>
      <w:r w:rsidR="00CA3ECD">
        <w:t>.</w:t>
      </w:r>
      <w:r w:rsidR="0053671B">
        <w:t xml:space="preserve"> </w:t>
      </w:r>
      <w:r w:rsidR="00672F1B">
        <w:t>This document describe</w:t>
      </w:r>
      <w:ins w:id="49" w:author="MAIORANO Andrea" w:date="2021-11-23T18:14:00Z">
        <w:r w:rsidR="000C4E1A">
          <w:t>s</w:t>
        </w:r>
      </w:ins>
      <w:r w:rsidR="00672F1B">
        <w:t xml:space="preserve"> the first prototype of th</w:t>
      </w:r>
      <w:r w:rsidR="008B56EF">
        <w:t>e</w:t>
      </w:r>
      <w:r w:rsidR="00672F1B">
        <w:t xml:space="preserve"> tool</w:t>
      </w:r>
      <w:r w:rsidR="007E485E">
        <w:t>, developed in the R language.</w:t>
      </w:r>
    </w:p>
    <w:p w14:paraId="349EC558" w14:textId="33650722" w:rsidR="00FF6274" w:rsidRPr="00FF6274" w:rsidRDefault="003F0F9F" w:rsidP="003F0F9F">
      <w:pPr>
        <w:pStyle w:val="Heading2"/>
      </w:pPr>
      <w:r>
        <w:lastRenderedPageBreak/>
        <w:t>O</w:t>
      </w:r>
      <w:r w:rsidR="00FF6274">
        <w:t>bjectives</w:t>
      </w:r>
    </w:p>
    <w:p w14:paraId="137F3E06" w14:textId="4C04FDB9" w:rsidR="00616067" w:rsidRDefault="00616067" w:rsidP="00616067">
      <w:r>
        <w:t xml:space="preserve">The main objective of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is to ensure fast and reproducible </w:t>
      </w:r>
      <w:r w:rsidR="007E485E">
        <w:t xml:space="preserve">climate suitability </w:t>
      </w:r>
      <w:r>
        <w:t>analysis</w:t>
      </w:r>
      <w:r w:rsidR="007E485E">
        <w:t xml:space="preserve"> based on climate classification</w:t>
      </w:r>
      <w:r>
        <w:t xml:space="preserve"> in the context of pest risk assessment.</w:t>
      </w:r>
      <w:r w:rsidR="00FF6274" w:rsidRPr="00FF6274">
        <w:t xml:space="preserve"> </w:t>
      </w:r>
      <w:r w:rsidR="00883753">
        <w:t>SCAN-</w:t>
      </w:r>
      <w:proofErr w:type="spellStart"/>
      <w:r w:rsidR="00883753">
        <w:t>Clim</w:t>
      </w:r>
      <w:proofErr w:type="spellEnd"/>
      <w:r w:rsidR="00FF6274">
        <w:t xml:space="preserve"> was developed to improve efficiency and the transparency of the climate suitability assessment process. In fact, the tool significantly improves the speed of map generation (it takes </w:t>
      </w:r>
      <w:r w:rsidR="00F5668D">
        <w:t xml:space="preserve">on average </w:t>
      </w:r>
      <w:r w:rsidR="00AA3711">
        <w:t>1</w:t>
      </w:r>
      <w:r w:rsidR="00FF6274">
        <w:t xml:space="preserve"> minute</w:t>
      </w:r>
      <w:r w:rsidR="00AA3711">
        <w:t xml:space="preserve"> and a half</w:t>
      </w:r>
      <w:r w:rsidR="00E348C1">
        <w:t xml:space="preserve"> to create a map based on the records of the EPPO Global Database</w:t>
      </w:r>
      <w:r w:rsidR="00FF6274">
        <w:t xml:space="preserve">) guarantying a standardized map format and providing documentation about input, output data, and the review process by the </w:t>
      </w:r>
      <w:r w:rsidR="00192901">
        <w:t>users or working groups</w:t>
      </w:r>
      <w:r w:rsidR="00FF6274">
        <w:t xml:space="preserve">. </w:t>
      </w:r>
      <w:commentRangeStart w:id="50"/>
      <w:commentRangeStart w:id="51"/>
      <w:r w:rsidR="00FF6274">
        <w:t xml:space="preserve">In this way the process is also transparent to </w:t>
      </w:r>
      <w:ins w:id="52" w:author="MAIORANO Andrea" w:date="2021-11-23T18:14:00Z">
        <w:r w:rsidR="000C4E1A">
          <w:t xml:space="preserve">officers, experts, risk assessors and </w:t>
        </w:r>
      </w:ins>
      <w:r w:rsidR="00FF6274">
        <w:t>consultants examining process of pest categorisation to further improve it.</w:t>
      </w:r>
      <w:commentRangeEnd w:id="50"/>
      <w:r w:rsidR="00DA44B8">
        <w:rPr>
          <w:rStyle w:val="CommentReference"/>
          <w:lang w:val="en-US"/>
        </w:rPr>
        <w:commentReference w:id="50"/>
      </w:r>
      <w:commentRangeEnd w:id="51"/>
      <w:r w:rsidR="000C4E1A">
        <w:rPr>
          <w:rStyle w:val="CommentReference"/>
          <w:lang w:val="en-US"/>
        </w:rPr>
        <w:commentReference w:id="51"/>
      </w:r>
    </w:p>
    <w:p w14:paraId="07C423F8" w14:textId="727BF2E1" w:rsidR="00AB743F" w:rsidRDefault="00661F1A" w:rsidP="003F0F9F">
      <w:pPr>
        <w:pStyle w:val="Heading2"/>
      </w:pPr>
      <w:r>
        <w:t>General d</w:t>
      </w:r>
      <w:r w:rsidR="00AB743F">
        <w:t>escription</w:t>
      </w:r>
    </w:p>
    <w:p w14:paraId="7F61D48E" w14:textId="5C033918" w:rsidR="00616067" w:rsidRDefault="00883753" w:rsidP="155F25EA">
      <w:r>
        <w:t>SCAN-</w:t>
      </w:r>
      <w:proofErr w:type="spellStart"/>
      <w:r>
        <w:t>Clim</w:t>
      </w:r>
      <w:proofErr w:type="spellEnd"/>
      <w:r w:rsidR="007724BD">
        <w:t xml:space="preserve"> </w:t>
      </w:r>
      <w:r w:rsidR="00EA5013">
        <w:t xml:space="preserve">is a tool to support the development of </w:t>
      </w:r>
      <w:r w:rsidR="00E7749E">
        <w:t xml:space="preserve">climate suitability analysis based on </w:t>
      </w:r>
      <w:r w:rsidR="00F65204">
        <w:t xml:space="preserve">climate classifications. The </w:t>
      </w:r>
      <w:r w:rsidR="006E1F3F">
        <w:t>current version</w:t>
      </w:r>
      <w:r w:rsidR="00923CDA">
        <w:t xml:space="preserve"> described in this document,</w:t>
      </w:r>
      <w:r w:rsidR="006E1F3F">
        <w:t xml:space="preserve"> is a prototype</w:t>
      </w:r>
      <w:r w:rsidR="00811D90">
        <w:t xml:space="preserve"> and </w:t>
      </w:r>
      <w:r w:rsidR="006E1F3F">
        <w:t>it</w:t>
      </w:r>
      <w:r w:rsidR="00EA5013">
        <w:t xml:space="preserve"> </w:t>
      </w:r>
      <w:r w:rsidR="007724BD">
        <w:t>was developed using the R language (R &gt;= 4.0.5)</w:t>
      </w:r>
      <w:r w:rsidR="00811D90">
        <w:t>. I</w:t>
      </w:r>
      <w:r w:rsidR="002F540E">
        <w:t>t was designed for users with no</w:t>
      </w:r>
      <w:r w:rsidR="00562894">
        <w:t>ne</w:t>
      </w:r>
      <w:r w:rsidR="002F540E">
        <w:t xml:space="preserve"> or very basic knowledge o</w:t>
      </w:r>
      <w:r w:rsidR="00562894">
        <w:t>f</w:t>
      </w:r>
      <w:r w:rsidR="002F540E">
        <w:t xml:space="preserve"> R or programming and with no knowledge on GIS.</w:t>
      </w:r>
      <w:r w:rsidR="00EB09FA">
        <w:t xml:space="preserve"> </w:t>
      </w:r>
      <w:r w:rsidR="005517F4">
        <w:t>It requires the installation of the software R and RStudio</w:t>
      </w:r>
      <w:r w:rsidR="0035709B">
        <w:t xml:space="preserve"> and of specific R packages</w:t>
      </w:r>
      <w:r w:rsidR="005517F4">
        <w:t xml:space="preserve">. </w:t>
      </w:r>
      <w:r w:rsidR="00F65469">
        <w:t>T</w:t>
      </w:r>
      <w:r w:rsidR="00EB09FA">
        <w:t xml:space="preserve">he current state of development requires some </w:t>
      </w:r>
      <w:r w:rsidR="004E7F3B">
        <w:t xml:space="preserve">initial </w:t>
      </w:r>
      <w:r w:rsidR="00616067">
        <w:t xml:space="preserve">support for the installation and update of </w:t>
      </w:r>
      <w:r w:rsidR="004E7F3B">
        <w:t xml:space="preserve">specific </w:t>
      </w:r>
      <w:r w:rsidR="00616067">
        <w:t>R packages</w:t>
      </w:r>
      <w:r w:rsidR="00EB09FA">
        <w:t xml:space="preserve"> for </w:t>
      </w:r>
      <w:r w:rsidR="00F65469">
        <w:t>users not familiar with R</w:t>
      </w:r>
      <w:r w:rsidR="00616067">
        <w:t>.</w:t>
      </w:r>
      <w:r w:rsidR="00F65469">
        <w:t xml:space="preserve"> However, after the installation process is completed, </w:t>
      </w:r>
      <w:r w:rsidR="00093DA0">
        <w:t>no more support is needed to run the tool.</w:t>
      </w:r>
      <w:ins w:id="53" w:author="MAIORANO Andrea" w:date="2021-11-24T16:13:00Z">
        <w:r w:rsidR="00477601">
          <w:t xml:space="preserve"> </w:t>
        </w:r>
      </w:ins>
    </w:p>
    <w:p w14:paraId="0FCAE87B" w14:textId="2C13212F" w:rsidR="008C32E2" w:rsidRDefault="008C32E2" w:rsidP="008C32E2">
      <w:pPr>
        <w:pStyle w:val="Heading2"/>
      </w:pPr>
      <w:r>
        <w:t xml:space="preserve">Main elements/data included in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</w:t>
      </w:r>
    </w:p>
    <w:p w14:paraId="76456B94" w14:textId="11187F3D" w:rsidR="008C32E2" w:rsidRDefault="008C32E2" w:rsidP="008C32E2">
      <w:r>
        <w:t xml:space="preserve">In this section, a list and description of the main elements/data </w:t>
      </w:r>
      <w:r w:rsidR="004E7F3B">
        <w:t>included in</w:t>
      </w:r>
      <w:r>
        <w:t xml:space="preserve"> the tool is shown. Next section shows how they are connected in the tool and the interaction with the user.</w:t>
      </w:r>
    </w:p>
    <w:p w14:paraId="603D161C" w14:textId="77777777" w:rsidR="008C32E2" w:rsidRDefault="008C32E2" w:rsidP="008C32E2">
      <w:pPr>
        <w:pStyle w:val="Heading3"/>
      </w:pPr>
      <w:r>
        <w:t>Raster file with the climate classification map</w:t>
      </w:r>
    </w:p>
    <w:p w14:paraId="22860811" w14:textId="51C62BDB" w:rsidR="008C32E2" w:rsidRDefault="00D17FB1" w:rsidP="008C32E2">
      <w:r>
        <w:t xml:space="preserve">Currently,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output is based on the </w:t>
      </w:r>
      <w:proofErr w:type="spellStart"/>
      <w:r>
        <w:t>Köppen</w:t>
      </w:r>
      <w:proofErr w:type="spellEnd"/>
      <w:r>
        <w:t xml:space="preserve">–Geiger classification based on the period 1986-2010 (25-years period) and on a 10 km grid from the Institute for Veterinary Public Health of the University of Vienna based on </w:t>
      </w:r>
      <w:r>
        <w:fldChar w:fldCharType="begin"/>
      </w:r>
      <w:r>
        <w:instrText xml:space="preserve"> ADDIN EN.CITE &lt;EndNote&gt;&lt;Cite AuthorYear="1"&gt;&lt;Author&gt;Kottek&lt;/Author&gt;&lt;Year&gt;2006&lt;/Year&gt;&lt;RecNum&gt;9661&lt;/RecNum&gt;&lt;DisplayText&gt;Kottek&lt;style face="italic"&gt; et al.&lt;/style&gt; (2006)&lt;/DisplayText&gt;&lt;record&gt;&lt;rec-number&gt;9661&lt;/rec-number&gt;&lt;foreign-keys&gt;&lt;key app="EN" db-id="ad9sspfx8vr0poefzp8pxs9t2srpffd2xtwf" timestamp="1573412720"&gt;9661&lt;/key&gt;&lt;/foreign-keys&gt;&lt;ref-type name="Journal Article"&gt;17&lt;/ref-type&gt;&lt;contributors&gt;&lt;authors&gt;&lt;author&gt;Kottek, M.&lt;/author&gt;&lt;author&gt;Grieser, J&lt;/author&gt;&lt;author&gt;Beck, C&lt;/author&gt;&lt;author&gt;Rudolf, B&lt;/author&gt;&lt;author&gt;Rubel, F&lt;/author&gt;&lt;/authors&gt;&lt;/contributors&gt;&lt;titles&gt;&lt;title&gt;World Map of the Köppen-Geiger climate classification updated&lt;/title&gt;&lt;secondary-title&gt;Meteorologische Zeitschrift&lt;/secondary-title&gt;&lt;/titles&gt;&lt;periodical&gt;&lt;full-title&gt;Meteorologische Zeitschrift&lt;/full-title&gt;&lt;/periodical&gt;&lt;pages&gt;259-263&lt;/pages&gt;&lt;volume&gt;15&lt;/volume&gt;&lt;number&gt;3&lt;/number&gt;&lt;dates&gt;&lt;year&gt;2006&lt;/year&gt;&lt;/dates&gt;&lt;urls&gt;&lt;/urls&gt;&lt;/record&gt;&lt;/Cite&gt;&lt;/EndNote&gt;</w:instrText>
      </w:r>
      <w:r>
        <w:fldChar w:fldCharType="separate"/>
      </w:r>
      <w:r>
        <w:rPr>
          <w:noProof/>
        </w:rPr>
        <w:t>Kottek</w:t>
      </w:r>
      <w:r w:rsidRPr="008C5B84">
        <w:rPr>
          <w:i/>
          <w:noProof/>
        </w:rPr>
        <w:t xml:space="preserve"> et al.</w:t>
      </w:r>
      <w:r>
        <w:rPr>
          <w:noProof/>
        </w:rPr>
        <w:t xml:space="preserve"> (2006)</w:t>
      </w:r>
      <w:r>
        <w:fldChar w:fldCharType="end"/>
      </w:r>
      <w:r>
        <w:t xml:space="preserve"> rescaled after</w:t>
      </w:r>
      <w:r w:rsidR="000E70FB">
        <w:t xml:space="preserve"> </w:t>
      </w:r>
      <w:r w:rsidR="000E70FB">
        <w:fldChar w:fldCharType="begin"/>
      </w:r>
      <w:r w:rsidR="000E70FB">
        <w:instrText xml:space="preserve"> ADDIN EN.CITE &lt;EndNote&gt;&lt;Cite AuthorYear="1"&gt;&lt;Author&gt;Rubel&lt;/Author&gt;&lt;Year&gt;2017&lt;/Year&gt;&lt;RecNum&gt;3&lt;/RecNum&gt;&lt;DisplayText&gt;Rubel&lt;style face="italic"&gt; et al.&lt;/style&gt; (2017)&lt;/DisplayText&gt;&lt;record&gt;&lt;rec-number&gt;3&lt;/rec-number&gt;&lt;foreign-keys&gt;&lt;key app="EN" db-id="20frrw0sa0wtxlews0cv0s04zptwrp2zdpwe" timestamp="1629194878"&gt;3&lt;/key&gt;&lt;/foreign-keys&gt;&lt;ref-type name="Journal Article"&gt;17&lt;/ref-type&gt;&lt;contributors&gt;&lt;authors&gt;&lt;author&gt;Rubel, Franz&lt;/author&gt;&lt;author&gt;Brugger, Katharina&lt;/author&gt;&lt;author&gt;Haslinger, Klaus&lt;/author&gt;&lt;author&gt;Auer, Ingeborg&lt;/author&gt;&lt;/authors&gt;&lt;/contributors&gt;&lt;auth-address&gt;&amp;quot;Stuttgart, Germany&amp;quot;&lt;/auth-address&gt;&lt;titles&gt;&lt;title&gt;The climate of the European Alps: Shift of very high resolution Köppen-Geiger climate zones 1800–2100&lt;/title&gt;&lt;secondary-title&gt;Meteorologische Zeitschrift&lt;/secondary-title&gt;&lt;/titles&gt;&lt;periodical&gt;&lt;full-title&gt;Meteorologische Zeitschrift&lt;/full-title&gt;&lt;/periodical&gt;&lt;pages&gt;115-125&lt;/pages&gt;&lt;volume&gt;26&lt;/volume&gt;&lt;number&gt;2&lt;/number&gt;&lt;dates&gt;&lt;year&gt;2017&lt;/year&gt;&lt;/dates&gt;&lt;urls&gt;&lt;related-urls&gt;&lt;url&gt;http://dx.doi.org/10.1127/metz/2016/0816&lt;/url&gt;&lt;/related-urls&gt;&lt;/urls&gt;&lt;electronic-resource-num&gt;10.1127/metz/2016/0816&lt;/electronic-resource-num&gt;&lt;/record&gt;&lt;/Cite&gt;&lt;/EndNote&gt;</w:instrText>
      </w:r>
      <w:r w:rsidR="000E70FB">
        <w:fldChar w:fldCharType="separate"/>
      </w:r>
      <w:r w:rsidR="000E70FB">
        <w:rPr>
          <w:noProof/>
        </w:rPr>
        <w:t>Rubel</w:t>
      </w:r>
      <w:r w:rsidR="000E70FB" w:rsidRPr="000E70FB">
        <w:rPr>
          <w:i/>
          <w:noProof/>
        </w:rPr>
        <w:t xml:space="preserve"> et al.</w:t>
      </w:r>
      <w:r w:rsidR="000E70FB">
        <w:rPr>
          <w:noProof/>
        </w:rPr>
        <w:t xml:space="preserve"> (2017)</w:t>
      </w:r>
      <w:r w:rsidR="000E70FB">
        <w:fldChar w:fldCharType="end"/>
      </w:r>
      <w:r w:rsidR="00AD760F">
        <w:rPr>
          <w:rStyle w:val="FootnoteReference"/>
        </w:rPr>
        <w:footnoteReference w:id="2"/>
      </w:r>
      <w:r>
        <w:t xml:space="preserve"> </w:t>
      </w:r>
      <w:r w:rsidR="008C32E2">
        <w:t>(</w:t>
      </w:r>
      <w:r w:rsidR="008C32E2">
        <w:fldChar w:fldCharType="begin"/>
      </w:r>
      <w:r w:rsidR="008C32E2">
        <w:instrText xml:space="preserve"> REF _Ref75512508 \h </w:instrText>
      </w:r>
      <w:r w:rsidR="008C32E2">
        <w:fldChar w:fldCharType="separate"/>
      </w:r>
      <w:r w:rsidR="00BD3795">
        <w:t xml:space="preserve">Figure </w:t>
      </w:r>
      <w:r w:rsidR="00BD3795">
        <w:rPr>
          <w:noProof/>
        </w:rPr>
        <w:t>1</w:t>
      </w:r>
      <w:r w:rsidR="008C32E2">
        <w:fldChar w:fldCharType="end"/>
      </w:r>
      <w:r w:rsidR="008C32E2">
        <w:t xml:space="preserve">). However, </w:t>
      </w:r>
      <w:r w:rsidR="00883753">
        <w:t>SCAN-</w:t>
      </w:r>
      <w:proofErr w:type="spellStart"/>
      <w:r w:rsidR="00883753">
        <w:t>Clim</w:t>
      </w:r>
      <w:proofErr w:type="spellEnd"/>
      <w:r w:rsidR="008C32E2">
        <w:t xml:space="preserve"> can be easily updated with different climate classifications (similar raster files).</w:t>
      </w:r>
    </w:p>
    <w:p w14:paraId="0AF02A21" w14:textId="77777777" w:rsidR="008C32E2" w:rsidRDefault="008C32E2" w:rsidP="008C32E2">
      <w:pPr>
        <w:keepNext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9AE5448" wp14:editId="6FE41290">
            <wp:extent cx="5600700" cy="30918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091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DF13" w14:textId="007FAAE4" w:rsidR="008C32E2" w:rsidRPr="00D06B06" w:rsidRDefault="008C32E2" w:rsidP="008C32E2">
      <w:pPr>
        <w:pStyle w:val="Caption"/>
        <w:rPr>
          <w:b w:val="0"/>
          <w:bCs w:val="0"/>
        </w:rPr>
      </w:pPr>
      <w:bookmarkStart w:id="54" w:name="_Ref755125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1</w:t>
      </w:r>
      <w:r>
        <w:fldChar w:fldCharType="end"/>
      </w:r>
      <w:bookmarkEnd w:id="54"/>
      <w:r>
        <w:t xml:space="preserve">. </w:t>
      </w:r>
      <w:proofErr w:type="spellStart"/>
      <w:r w:rsidRPr="00D06B06">
        <w:rPr>
          <w:b w:val="0"/>
          <w:bCs w:val="0"/>
        </w:rPr>
        <w:t>Köppen</w:t>
      </w:r>
      <w:proofErr w:type="spellEnd"/>
      <w:r w:rsidRPr="00D06B06">
        <w:rPr>
          <w:b w:val="0"/>
          <w:bCs w:val="0"/>
        </w:rPr>
        <w:t xml:space="preserve">-Geiger climate classification. Different </w:t>
      </w:r>
      <w:r w:rsidR="003C6C20" w:rsidRPr="00D06B06">
        <w:rPr>
          <w:b w:val="0"/>
          <w:bCs w:val="0"/>
        </w:rPr>
        <w:t>colors</w:t>
      </w:r>
      <w:r w:rsidRPr="00D06B06">
        <w:rPr>
          <w:b w:val="0"/>
          <w:bCs w:val="0"/>
        </w:rPr>
        <w:t xml:space="preserve"> represent different climates. Climates are described in the top legend with a standard 2 or 3 letter code</w:t>
      </w:r>
    </w:p>
    <w:p w14:paraId="4956A063" w14:textId="77777777" w:rsidR="008C32E2" w:rsidRDefault="008C32E2" w:rsidP="008C32E2">
      <w:pPr>
        <w:pStyle w:val="Heading3"/>
      </w:pPr>
      <w:r>
        <w:t xml:space="preserve">GIS layers including administrative boundaries of the world at different administrative unit level (country to province/county) </w:t>
      </w:r>
    </w:p>
    <w:p w14:paraId="1B53D08E" w14:textId="6E7956DB" w:rsidR="008C32E2" w:rsidRDefault="008C32E2" w:rsidP="008C32E2">
      <w:r>
        <w:t xml:space="preserve">Administrative boundary layers are used to </w:t>
      </w:r>
      <w:r w:rsidR="00B86B2C">
        <w:t>identify</w:t>
      </w:r>
      <w:r>
        <w:t xml:space="preserve"> areas of observation of the organism.</w:t>
      </w:r>
    </w:p>
    <w:p w14:paraId="7974A236" w14:textId="449B1CEC" w:rsidR="008C32E2" w:rsidRDefault="008C32E2" w:rsidP="008C32E2">
      <w:r>
        <w:t xml:space="preserve">Available layers include the FAO GAUL layers, </w:t>
      </w:r>
      <w:r w:rsidR="00755F15">
        <w:t xml:space="preserve">and </w:t>
      </w:r>
      <w:r>
        <w:t xml:space="preserve">a layer </w:t>
      </w:r>
      <w:r w:rsidR="006108EF">
        <w:t xml:space="preserve">(based on the FAO GAUL layers) </w:t>
      </w:r>
      <w:r w:rsidR="0012794E">
        <w:t>including</w:t>
      </w:r>
      <w:r>
        <w:t xml:space="preserve"> the administrative </w:t>
      </w:r>
      <w:r w:rsidR="007B25CE">
        <w:t>units</w:t>
      </w:r>
      <w:r>
        <w:t xml:space="preserve"> used by the European and Mediterranean Plant Protection Organization (EPPO).</w:t>
      </w:r>
    </w:p>
    <w:p w14:paraId="0A7FEE87" w14:textId="77777777" w:rsidR="008C32E2" w:rsidRDefault="008C32E2" w:rsidP="008C32E2">
      <w:r>
        <w:t>Layers from FAO (GAUL):</w:t>
      </w:r>
    </w:p>
    <w:p w14:paraId="68EE5CB9" w14:textId="77777777" w:rsidR="008C32E2" w:rsidRDefault="008C32E2" w:rsidP="000775F3">
      <w:pPr>
        <w:pStyle w:val="ListParagraph"/>
        <w:numPr>
          <w:ilvl w:val="0"/>
          <w:numId w:val="19"/>
        </w:numPr>
      </w:pPr>
      <w:r>
        <w:t>FAO GAUL level 0: Country level</w:t>
      </w:r>
    </w:p>
    <w:p w14:paraId="1B682171" w14:textId="570AD7A7" w:rsidR="008C32E2" w:rsidRDefault="008C32E2" w:rsidP="000775F3">
      <w:pPr>
        <w:pStyle w:val="ListParagraph"/>
        <w:numPr>
          <w:ilvl w:val="0"/>
          <w:numId w:val="19"/>
        </w:numPr>
      </w:pPr>
      <w:r>
        <w:t>FAO GAUL level 1: Region level (</w:t>
      </w:r>
      <w:r w:rsidR="00B2383B">
        <w:t xml:space="preserve">or </w:t>
      </w:r>
      <w:r>
        <w:t>states for big countries like US, China</w:t>
      </w:r>
      <w:r w:rsidR="009A651F">
        <w:t>, Brazil,</w:t>
      </w:r>
      <w:r>
        <w:t xml:space="preserve"> or Canada)</w:t>
      </w:r>
    </w:p>
    <w:p w14:paraId="04D7A5AD" w14:textId="77777777" w:rsidR="008C32E2" w:rsidRDefault="008C32E2" w:rsidP="000775F3">
      <w:pPr>
        <w:pStyle w:val="ListParagraph"/>
        <w:numPr>
          <w:ilvl w:val="0"/>
          <w:numId w:val="19"/>
        </w:numPr>
      </w:pPr>
      <w:r>
        <w:t>FAO GAUL level 2: province/county level</w:t>
      </w:r>
    </w:p>
    <w:p w14:paraId="5FFB851C" w14:textId="77777777" w:rsidR="008C32E2" w:rsidRDefault="008C32E2" w:rsidP="008C32E2">
      <w:r>
        <w:t>Layer based on the EPPO administrative subdivision:</w:t>
      </w:r>
    </w:p>
    <w:p w14:paraId="4F2E63E7" w14:textId="6E86F6BD" w:rsidR="008C32E2" w:rsidRDefault="008C32E2" w:rsidP="008C32E2">
      <w:pPr>
        <w:pStyle w:val="ListParagraph"/>
        <w:numPr>
          <w:ilvl w:val="0"/>
          <w:numId w:val="9"/>
        </w:numPr>
      </w:pPr>
      <w:r>
        <w:t>EPPO</w:t>
      </w:r>
      <w:r w:rsidR="004003B3">
        <w:t>-like</w:t>
      </w:r>
      <w:r>
        <w:t xml:space="preserve"> layer: this is a layer </w:t>
      </w:r>
      <w:r w:rsidR="006D32F0">
        <w:t>based on the</w:t>
      </w:r>
      <w:r>
        <w:t xml:space="preserve"> FAO GAUL level 0 but including further subdivisions for certain countries compared to FAO GAUL level 0 (e.g. for Russia</w:t>
      </w:r>
      <w:r w:rsidR="009A651F">
        <w:t>n Federation</w:t>
      </w:r>
      <w:r>
        <w:t xml:space="preserve">, US, China, </w:t>
      </w:r>
      <w:r w:rsidR="009A651F">
        <w:t xml:space="preserve">India, </w:t>
      </w:r>
      <w:r>
        <w:t>etc…)</w:t>
      </w:r>
      <w:r w:rsidR="006D32F0">
        <w:t xml:space="preserve"> </w:t>
      </w:r>
    </w:p>
    <w:p w14:paraId="3760502D" w14:textId="6472F2D2" w:rsidR="008C32E2" w:rsidRDefault="00753742" w:rsidP="008C32E2">
      <w:r>
        <w:t>All the</w:t>
      </w:r>
      <w:r w:rsidR="008C32E2">
        <w:t xml:space="preserve"> layers are included as </w:t>
      </w:r>
      <w:proofErr w:type="spellStart"/>
      <w:r w:rsidR="008C32E2">
        <w:t>RData</w:t>
      </w:r>
      <w:proofErr w:type="spellEnd"/>
      <w:r w:rsidR="003103D8">
        <w:t xml:space="preserve"> </w:t>
      </w:r>
      <w:r w:rsidR="008C32E2">
        <w:t>files</w:t>
      </w:r>
      <w:r w:rsidR="007B2679">
        <w:t xml:space="preserve"> (i.e. a data format designed for R)</w:t>
      </w:r>
      <w:r w:rsidR="008C32E2">
        <w:t xml:space="preserve"> in the </w:t>
      </w:r>
      <w:r w:rsidR="008C32E2" w:rsidRPr="00FF78DC">
        <w:rPr>
          <w:i/>
          <w:iCs/>
        </w:rPr>
        <w:t>Data/</w:t>
      </w:r>
      <w:proofErr w:type="spellStart"/>
      <w:r w:rsidR="008C32E2" w:rsidRPr="00FF78DC">
        <w:rPr>
          <w:i/>
          <w:iCs/>
        </w:rPr>
        <w:t>rdata</w:t>
      </w:r>
      <w:proofErr w:type="spellEnd"/>
      <w:r w:rsidR="008C32E2" w:rsidRPr="00FF78DC">
        <w:rPr>
          <w:i/>
          <w:iCs/>
        </w:rPr>
        <w:t xml:space="preserve"> folder</w:t>
      </w:r>
      <w:r w:rsidR="008C32E2">
        <w:t xml:space="preserve">. </w:t>
      </w:r>
      <w:r w:rsidR="008C32E2">
        <w:fldChar w:fldCharType="begin"/>
      </w:r>
      <w:r w:rsidR="008C32E2">
        <w:instrText xml:space="preserve"> REF _Ref75512854 \h </w:instrText>
      </w:r>
      <w:r w:rsidR="008C32E2">
        <w:fldChar w:fldCharType="separate"/>
      </w:r>
      <w:r w:rsidR="00BD3795">
        <w:t xml:space="preserve">Figure </w:t>
      </w:r>
      <w:r w:rsidR="00BD3795">
        <w:rPr>
          <w:noProof/>
        </w:rPr>
        <w:t>2</w:t>
      </w:r>
      <w:r w:rsidR="008C32E2">
        <w:fldChar w:fldCharType="end"/>
      </w:r>
      <w:r w:rsidR="008C32E2">
        <w:t xml:space="preserve"> shows </w:t>
      </w:r>
      <w:r w:rsidR="004766CB">
        <w:t>three</w:t>
      </w:r>
      <w:r w:rsidR="008C32E2">
        <w:t xml:space="preserve"> examples of available layers.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673"/>
        <w:gridCol w:w="4820"/>
      </w:tblGrid>
      <w:tr w:rsidR="008C32E2" w14:paraId="4E2D46A2" w14:textId="77777777" w:rsidTr="0071538B">
        <w:tc>
          <w:tcPr>
            <w:tcW w:w="4673" w:type="dxa"/>
          </w:tcPr>
          <w:p w14:paraId="04F09BC1" w14:textId="77777777" w:rsidR="008C32E2" w:rsidRDefault="008C32E2" w:rsidP="0071538B">
            <w:pPr>
              <w:pStyle w:val="EFSABODYCOPY"/>
            </w:pPr>
            <w:r>
              <w:rPr>
                <w:noProof/>
              </w:rPr>
              <w:drawing>
                <wp:inline distT="0" distB="0" distL="0" distR="0" wp14:anchorId="1BA9184C" wp14:editId="4115EA5C">
                  <wp:extent cx="2720340" cy="1332443"/>
                  <wp:effectExtent l="0" t="0" r="381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79" cy="1346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3E094" w14:textId="77777777" w:rsidR="008C32E2" w:rsidRDefault="008C32E2" w:rsidP="0071538B">
            <w:pPr>
              <w:pStyle w:val="EFSABODYCOPY"/>
            </w:pPr>
            <w:r>
              <w:lastRenderedPageBreak/>
              <w:t>A</w:t>
            </w:r>
          </w:p>
        </w:tc>
        <w:tc>
          <w:tcPr>
            <w:tcW w:w="4820" w:type="dxa"/>
          </w:tcPr>
          <w:p w14:paraId="4D1B60B6" w14:textId="77777777" w:rsidR="008C32E2" w:rsidRDefault="008C32E2" w:rsidP="0071538B">
            <w:pPr>
              <w:pStyle w:val="EFSABODYCOPY"/>
            </w:pPr>
            <w:r>
              <w:rPr>
                <w:noProof/>
              </w:rPr>
              <w:lastRenderedPageBreak/>
              <w:drawing>
                <wp:inline distT="0" distB="0" distL="0" distR="0" wp14:anchorId="00CCA198" wp14:editId="455FF359">
                  <wp:extent cx="2721600" cy="1338663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133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A02E1" w14:textId="77777777" w:rsidR="008C32E2" w:rsidRDefault="008C32E2" w:rsidP="0071538B">
            <w:pPr>
              <w:pStyle w:val="EFSABODYCOPY"/>
            </w:pPr>
            <w:r>
              <w:lastRenderedPageBreak/>
              <w:t>B</w:t>
            </w:r>
          </w:p>
        </w:tc>
      </w:tr>
      <w:tr w:rsidR="004766CB" w14:paraId="490668B2" w14:textId="77777777" w:rsidTr="009C189F">
        <w:tc>
          <w:tcPr>
            <w:tcW w:w="9493" w:type="dxa"/>
            <w:gridSpan w:val="2"/>
          </w:tcPr>
          <w:p w14:paraId="3AAEA624" w14:textId="77777777" w:rsidR="004766CB" w:rsidRDefault="004766CB" w:rsidP="004766CB">
            <w:pPr>
              <w:pStyle w:val="EFSABODYCOPY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D0780D7" wp14:editId="73E67F6F">
                  <wp:extent cx="2712720" cy="135795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905" cy="138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0082D" w14:textId="5F5E4B1F" w:rsidR="004766CB" w:rsidRPr="00280606" w:rsidRDefault="004766CB" w:rsidP="004766CB">
            <w:pPr>
              <w:pStyle w:val="EFSABODYCOPY"/>
              <w:keepNext/>
              <w:jc w:val="center"/>
              <w:rPr>
                <w:sz w:val="12"/>
                <w:szCs w:val="12"/>
              </w:rPr>
            </w:pPr>
            <w:r>
              <w:t>C</w:t>
            </w:r>
          </w:p>
        </w:tc>
      </w:tr>
    </w:tbl>
    <w:p w14:paraId="15EB5BA8" w14:textId="77501B54" w:rsidR="008C32E2" w:rsidRPr="00E42E3C" w:rsidRDefault="008C32E2" w:rsidP="008C32E2">
      <w:pPr>
        <w:pStyle w:val="Caption"/>
        <w:rPr>
          <w:b w:val="0"/>
          <w:bCs w:val="0"/>
        </w:rPr>
      </w:pPr>
      <w:bookmarkStart w:id="55" w:name="_Ref755128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2</w:t>
      </w:r>
      <w:r>
        <w:fldChar w:fldCharType="end"/>
      </w:r>
      <w:bookmarkEnd w:id="55"/>
      <w:r w:rsidRPr="00E42E3C">
        <w:rPr>
          <w:b w:val="0"/>
          <w:bCs w:val="0"/>
        </w:rPr>
        <w:t>. Examples of layers for administrative units at different administrative level. A = FAO GAUL level 0; B = FAO.GAUL level 1; C = EPPO</w:t>
      </w:r>
      <w:r w:rsidR="004003B3">
        <w:rPr>
          <w:b w:val="0"/>
          <w:bCs w:val="0"/>
        </w:rPr>
        <w:t>-like</w:t>
      </w:r>
      <w:r w:rsidRPr="00E42E3C">
        <w:rPr>
          <w:b w:val="0"/>
          <w:bCs w:val="0"/>
        </w:rPr>
        <w:t xml:space="preserve"> administrative </w:t>
      </w:r>
      <w:proofErr w:type="gramStart"/>
      <w:r w:rsidRPr="00E42E3C">
        <w:rPr>
          <w:b w:val="0"/>
          <w:bCs w:val="0"/>
        </w:rPr>
        <w:t>layer;</w:t>
      </w:r>
      <w:proofErr w:type="gramEnd"/>
      <w:r w:rsidRPr="00E42E3C">
        <w:rPr>
          <w:b w:val="0"/>
          <w:bCs w:val="0"/>
        </w:rPr>
        <w:t xml:space="preserve"> </w:t>
      </w:r>
    </w:p>
    <w:p w14:paraId="0127F5E1" w14:textId="77777777" w:rsidR="008C32E2" w:rsidRDefault="008C32E2" w:rsidP="008C32E2">
      <w:pPr>
        <w:pStyle w:val="Heading3"/>
      </w:pPr>
      <w:r>
        <w:t>List of relevant climates for the organism</w:t>
      </w:r>
    </w:p>
    <w:p w14:paraId="751074E7" w14:textId="326405E6" w:rsidR="008C32E2" w:rsidRDefault="008C32E2" w:rsidP="008C32E2">
      <w:r>
        <w:t xml:space="preserve">The list of the climates that are relevant for the organism can be either defined by the user or </w:t>
      </w:r>
      <w:r w:rsidR="004766CB">
        <w:t xml:space="preserve">automatically </w:t>
      </w:r>
      <w:r>
        <w:t>extrapolated by SCAN</w:t>
      </w:r>
      <w:r w:rsidR="000E37F0">
        <w:t>-</w:t>
      </w:r>
      <w:proofErr w:type="spellStart"/>
      <w:r>
        <w:t>Clim</w:t>
      </w:r>
      <w:proofErr w:type="spellEnd"/>
      <w:r>
        <w:t xml:space="preserve"> based on distribution (</w:t>
      </w:r>
      <w:r w:rsidR="002C123E">
        <w:t xml:space="preserve">Section </w:t>
      </w:r>
      <w:r w:rsidR="002C123E">
        <w:fldChar w:fldCharType="begin"/>
      </w:r>
      <w:r w:rsidR="002C123E">
        <w:instrText xml:space="preserve"> REF _Ref80020595 \r \h </w:instrText>
      </w:r>
      <w:r w:rsidR="002C123E">
        <w:fldChar w:fldCharType="separate"/>
      </w:r>
      <w:r w:rsidR="002C123E">
        <w:t>6</w:t>
      </w:r>
      <w:r w:rsidR="002C123E">
        <w:fldChar w:fldCharType="end"/>
      </w:r>
      <w:r>
        <w:t>)</w:t>
      </w:r>
      <w:r w:rsidR="002C123E">
        <w:t>.</w:t>
      </w:r>
    </w:p>
    <w:p w14:paraId="1361BCA8" w14:textId="77777777" w:rsidR="008C32E2" w:rsidRDefault="008C32E2" w:rsidP="008C32E2">
      <w:pPr>
        <w:pStyle w:val="Heading3"/>
      </w:pPr>
      <w:r>
        <w:t>List of organism geographic distribution</w:t>
      </w:r>
    </w:p>
    <w:p w14:paraId="278F25EA" w14:textId="01E820D0" w:rsidR="008C32E2" w:rsidRDefault="008C32E2" w:rsidP="008C32E2">
      <w:r>
        <w:t>The list of pest geographic distribution can be defined by the user or downloaded from the EPPO global database (</w:t>
      </w:r>
      <w:r w:rsidR="002C123E">
        <w:t xml:space="preserve">Section </w:t>
      </w:r>
      <w:r w:rsidR="002C123E">
        <w:fldChar w:fldCharType="begin"/>
      </w:r>
      <w:r w:rsidR="002C123E">
        <w:instrText xml:space="preserve"> REF _Ref80020595 \r \h </w:instrText>
      </w:r>
      <w:r w:rsidR="002C123E">
        <w:fldChar w:fldCharType="separate"/>
      </w:r>
      <w:r w:rsidR="002C123E">
        <w:t>6</w:t>
      </w:r>
      <w:r w:rsidR="002C123E">
        <w:fldChar w:fldCharType="end"/>
      </w:r>
      <w:r>
        <w:t xml:space="preserve">). The pest distribution in the EPPO global database is at the country level. The user can define the geographic distribution at different levels, from the </w:t>
      </w:r>
      <w:r w:rsidR="00081CB5">
        <w:t>c</w:t>
      </w:r>
      <w:r>
        <w:t xml:space="preserve">ountry to the province/county, or even single point </w:t>
      </w:r>
      <w:r w:rsidR="00081CB5">
        <w:t>if geographic</w:t>
      </w:r>
      <w:r>
        <w:t xml:space="preserve"> coordinates</w:t>
      </w:r>
      <w:r w:rsidR="00081CB5">
        <w:t xml:space="preserve"> are provided</w:t>
      </w:r>
      <w:r>
        <w:t>.</w:t>
      </w:r>
    </w:p>
    <w:p w14:paraId="34E7B29F" w14:textId="032303AA" w:rsidR="00522C94" w:rsidRDefault="003F0F9F" w:rsidP="003F0F9F">
      <w:pPr>
        <w:pStyle w:val="Heading2"/>
      </w:pPr>
      <w:r>
        <w:t>Structure</w:t>
      </w:r>
      <w:r w:rsidR="00BD3795">
        <w:t xml:space="preserve"> and description</w:t>
      </w:r>
      <w:r>
        <w:t xml:space="preserve"> of the source package</w:t>
      </w:r>
    </w:p>
    <w:p w14:paraId="115F01C2" w14:textId="65D097D4" w:rsidR="004B6EF6" w:rsidRDefault="00522C94" w:rsidP="007F0B94">
      <w:r>
        <w:t xml:space="preserve">The tool is distributed as a </w:t>
      </w:r>
      <w:r w:rsidR="001263EF">
        <w:t>source package</w:t>
      </w:r>
      <w:r w:rsidR="007F0B94">
        <w:t xml:space="preserve"> </w:t>
      </w:r>
      <w:r w:rsidR="00B6335A">
        <w:t xml:space="preserve">organized in folders </w:t>
      </w:r>
      <w:r w:rsidR="007F0B94">
        <w:t>including</w:t>
      </w:r>
      <w:r w:rsidR="0089260A">
        <w:t xml:space="preserve"> </w:t>
      </w:r>
      <w:r w:rsidR="00FA1182">
        <w:t xml:space="preserve">files and </w:t>
      </w:r>
      <w:r w:rsidR="00B6335A">
        <w:t>sub-</w:t>
      </w:r>
      <w:r w:rsidR="00FA1182">
        <w:t>folders.</w:t>
      </w:r>
      <w:r w:rsidR="00B131B5">
        <w:t xml:space="preserve"> </w:t>
      </w:r>
      <w:r w:rsidR="00F30E64">
        <w:fldChar w:fldCharType="begin"/>
      </w:r>
      <w:r w:rsidR="00F30E64">
        <w:instrText xml:space="preserve"> REF _Ref75509804 \h </w:instrText>
      </w:r>
      <w:r w:rsidR="00F30E64">
        <w:fldChar w:fldCharType="separate"/>
      </w:r>
      <w:r w:rsidR="00BD3795">
        <w:t xml:space="preserve">Figure </w:t>
      </w:r>
      <w:r w:rsidR="00BD3795">
        <w:rPr>
          <w:noProof/>
        </w:rPr>
        <w:t>3</w:t>
      </w:r>
      <w:r w:rsidR="00F30E64">
        <w:fldChar w:fldCharType="end"/>
      </w:r>
      <w:r w:rsidR="00F30E64">
        <w:t xml:space="preserve"> </w:t>
      </w:r>
      <w:r w:rsidR="00B131B5">
        <w:t>shows the structure of the source package</w:t>
      </w:r>
      <w:r w:rsidR="005C7C40">
        <w:t xml:space="preserve"> </w:t>
      </w:r>
      <w:r w:rsidR="00E84269">
        <w:t xml:space="preserve">whose use </w:t>
      </w:r>
      <w:r w:rsidR="001D78BD">
        <w:t xml:space="preserve">is described in detail in </w:t>
      </w:r>
      <w:r w:rsidR="00536D3E">
        <w:t>S</w:t>
      </w:r>
      <w:r w:rsidR="001D78BD">
        <w:t xml:space="preserve">ection </w:t>
      </w:r>
      <w:r w:rsidR="00536D3E">
        <w:fldChar w:fldCharType="begin"/>
      </w:r>
      <w:r w:rsidR="00536D3E">
        <w:instrText xml:space="preserve"> REF _Ref80020595 \r \h </w:instrText>
      </w:r>
      <w:r w:rsidR="00536D3E">
        <w:fldChar w:fldCharType="separate"/>
      </w:r>
      <w:r w:rsidR="00536D3E">
        <w:t>6</w:t>
      </w:r>
      <w:r w:rsidR="00536D3E">
        <w:fldChar w:fldCharType="end"/>
      </w:r>
      <w:r w:rsidR="005C7C40">
        <w:t xml:space="preserve">. </w:t>
      </w:r>
      <w:r w:rsidR="00F30E64">
        <w:fldChar w:fldCharType="begin"/>
      </w:r>
      <w:r w:rsidR="00F30E64">
        <w:instrText xml:space="preserve"> REF _Ref75509828 \h </w:instrText>
      </w:r>
      <w:r w:rsidR="00F30E64">
        <w:fldChar w:fldCharType="separate"/>
      </w:r>
      <w:r w:rsidR="00BD3795">
        <w:t xml:space="preserve">Table </w:t>
      </w:r>
      <w:r w:rsidR="00BD3795">
        <w:rPr>
          <w:noProof/>
        </w:rPr>
        <w:t>1</w:t>
      </w:r>
      <w:r w:rsidR="00F30E64">
        <w:fldChar w:fldCharType="end"/>
      </w:r>
      <w:r w:rsidR="006B0291">
        <w:t xml:space="preserve"> describes the content of </w:t>
      </w:r>
      <w:r w:rsidR="004F1C19">
        <w:t>the main folder</w:t>
      </w:r>
      <w:r w:rsidR="00036AD3">
        <w:t xml:space="preserve">, </w:t>
      </w:r>
      <w:r w:rsidR="00BE5426">
        <w:t>including</w:t>
      </w:r>
      <w:r w:rsidR="00CF1CFB">
        <w:t xml:space="preserve"> </w:t>
      </w:r>
      <w:r w:rsidR="006B0291">
        <w:t xml:space="preserve">files and </w:t>
      </w:r>
      <w:r w:rsidR="00BE5426">
        <w:t>sub</w:t>
      </w:r>
      <w:r w:rsidR="006B0291">
        <w:t xml:space="preserve">folders </w:t>
      </w:r>
      <w:r w:rsidR="00BE5426">
        <w:t xml:space="preserve">and </w:t>
      </w:r>
      <w:r w:rsidR="00D7245A">
        <w:t xml:space="preserve">specifying which of them are </w:t>
      </w:r>
      <w:r w:rsidR="000932E7">
        <w:t>intended to support</w:t>
      </w:r>
      <w:r w:rsidR="00D7245A">
        <w:t xml:space="preserve"> the </w:t>
      </w:r>
      <w:r w:rsidR="000932E7">
        <w:t>functionalities</w:t>
      </w:r>
      <w:r w:rsidR="00D7245A">
        <w:t xml:space="preserve"> of the tool or </w:t>
      </w:r>
      <w:r w:rsidR="005C1B98">
        <w:t xml:space="preserve">which are </w:t>
      </w:r>
      <w:r w:rsidR="00ED529C">
        <w:t xml:space="preserve">to be </w:t>
      </w:r>
      <w:del w:id="56" w:author="Alan" w:date="2021-11-16T16:49:00Z">
        <w:r w:rsidR="00D7245A" w:rsidDel="009251AB">
          <w:delText xml:space="preserve">actually </w:delText>
        </w:r>
      </w:del>
      <w:r w:rsidR="004B6EF6">
        <w:t xml:space="preserve">used, opened, </w:t>
      </w:r>
      <w:ins w:id="57" w:author="Alan" w:date="2021-11-16T16:49:00Z">
        <w:r w:rsidR="009251AB">
          <w:t xml:space="preserve">or </w:t>
        </w:r>
      </w:ins>
      <w:r w:rsidR="004B6EF6">
        <w:t xml:space="preserve">modified by </w:t>
      </w:r>
      <w:r w:rsidR="00592D4E">
        <w:t>the</w:t>
      </w:r>
      <w:r w:rsidR="004B6EF6">
        <w:t xml:space="preserve"> user.</w:t>
      </w:r>
      <w:r w:rsidR="00ED529C">
        <w:t xml:space="preserve"> An </w:t>
      </w:r>
      <w:r w:rsidR="008D1D70">
        <w:t xml:space="preserve">R expert user can </w:t>
      </w:r>
      <w:del w:id="58" w:author="Alan" w:date="2021-11-16T16:49:00Z">
        <w:r w:rsidR="008D1D70" w:rsidDel="009251AB">
          <w:delText xml:space="preserve">indeed </w:delText>
        </w:r>
      </w:del>
      <w:r w:rsidR="008D1D70">
        <w:t>modify any of the files included in the tool.</w:t>
      </w:r>
    </w:p>
    <w:p w14:paraId="29CEBC85" w14:textId="214D0E90" w:rsidR="00D147F4" w:rsidRDefault="002950AE" w:rsidP="00D147F4">
      <w:pPr>
        <w:keepNext/>
      </w:pPr>
      <w:r w:rsidRPr="002950AE">
        <w:rPr>
          <w:noProof/>
        </w:rPr>
        <w:lastRenderedPageBreak/>
        <w:drawing>
          <wp:inline distT="0" distB="0" distL="0" distR="0" wp14:anchorId="16B6137F" wp14:editId="7B3A6195">
            <wp:extent cx="5731510" cy="603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2000" w14:textId="58272B57" w:rsidR="004F1C19" w:rsidRPr="00F30E64" w:rsidRDefault="00D147F4" w:rsidP="00D147F4">
      <w:pPr>
        <w:pStyle w:val="Caption"/>
        <w:rPr>
          <w:b w:val="0"/>
          <w:bCs w:val="0"/>
        </w:rPr>
      </w:pPr>
      <w:bookmarkStart w:id="59" w:name="_Ref755098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3</w:t>
      </w:r>
      <w:r>
        <w:fldChar w:fldCharType="end"/>
      </w:r>
      <w:bookmarkEnd w:id="59"/>
      <w:r w:rsidR="00F30E64">
        <w:t>.</w:t>
      </w:r>
      <w:r w:rsidR="00F30E64">
        <w:rPr>
          <w:b w:val="0"/>
          <w:bCs w:val="0"/>
        </w:rPr>
        <w:t xml:space="preserve"> Structure of </w:t>
      </w:r>
      <w:r w:rsidR="002B59B9">
        <w:rPr>
          <w:b w:val="0"/>
          <w:bCs w:val="0"/>
        </w:rPr>
        <w:t xml:space="preserve">the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  <w:r w:rsidR="00F30E64">
        <w:rPr>
          <w:b w:val="0"/>
          <w:bCs w:val="0"/>
        </w:rPr>
        <w:t xml:space="preserve"> source package</w:t>
      </w:r>
    </w:p>
    <w:p w14:paraId="56AA984B" w14:textId="77777777" w:rsidR="004F1C19" w:rsidRDefault="004F1C19" w:rsidP="007F0B94"/>
    <w:p w14:paraId="3FBD41C9" w14:textId="0271F8AF" w:rsidR="006B74C6" w:rsidRDefault="006B74C6" w:rsidP="006B74C6">
      <w:pPr>
        <w:pStyle w:val="Caption"/>
        <w:keepNext/>
      </w:pPr>
      <w:bookmarkStart w:id="60" w:name="_Ref755098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F60ED">
        <w:rPr>
          <w:noProof/>
        </w:rPr>
        <w:t>1</w:t>
      </w:r>
      <w:r>
        <w:fldChar w:fldCharType="end"/>
      </w:r>
      <w:bookmarkEnd w:id="60"/>
      <w:r>
        <w:t xml:space="preserve">. </w:t>
      </w:r>
      <w:r w:rsidR="00546404" w:rsidRPr="00483E76">
        <w:rPr>
          <w:b w:val="0"/>
          <w:bCs w:val="0"/>
        </w:rPr>
        <w:t xml:space="preserve">Content of the main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  <w:r w:rsidR="00546404" w:rsidRPr="00483E76">
        <w:rPr>
          <w:b w:val="0"/>
          <w:bCs w:val="0"/>
        </w:rPr>
        <w:t xml:space="preserve"> folder. In grey files and folders which </w:t>
      </w:r>
      <w:r w:rsidR="00483E76" w:rsidRPr="00483E76">
        <w:rPr>
          <w:b w:val="0"/>
          <w:bCs w:val="0"/>
        </w:rPr>
        <w:t>include interaction with the user</w:t>
      </w:r>
    </w:p>
    <w:tbl>
      <w:tblPr>
        <w:tblStyle w:val="TableGrid"/>
        <w:tblW w:w="907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2"/>
        <w:gridCol w:w="2285"/>
        <w:gridCol w:w="3468"/>
        <w:gridCol w:w="1767"/>
      </w:tblGrid>
      <w:tr w:rsidR="00954854" w14:paraId="727683F8" w14:textId="77777777" w:rsidTr="00A60DB7">
        <w:tc>
          <w:tcPr>
            <w:tcW w:w="1552" w:type="dxa"/>
            <w:tcBorders>
              <w:top w:val="single" w:sz="4" w:space="0" w:color="auto"/>
              <w:bottom w:val="single" w:sz="4" w:space="0" w:color="auto"/>
            </w:tcBorders>
          </w:tcPr>
          <w:p w14:paraId="07A849F3" w14:textId="11500EE6" w:rsidR="00954854" w:rsidRDefault="00954854" w:rsidP="007F0B94">
            <w:r>
              <w:t>File/Folder</w:t>
            </w:r>
          </w:p>
        </w:tc>
        <w:tc>
          <w:tcPr>
            <w:tcW w:w="2285" w:type="dxa"/>
            <w:tcBorders>
              <w:top w:val="single" w:sz="4" w:space="0" w:color="auto"/>
              <w:bottom w:val="single" w:sz="4" w:space="0" w:color="auto"/>
            </w:tcBorders>
          </w:tcPr>
          <w:p w14:paraId="39C31B88" w14:textId="12FF990A" w:rsidR="00954854" w:rsidRDefault="00954854" w:rsidP="007F0B94">
            <w:r>
              <w:t>Name</w:t>
            </w:r>
          </w:p>
        </w:tc>
        <w:tc>
          <w:tcPr>
            <w:tcW w:w="3468" w:type="dxa"/>
            <w:tcBorders>
              <w:top w:val="single" w:sz="4" w:space="0" w:color="auto"/>
              <w:bottom w:val="single" w:sz="4" w:space="0" w:color="auto"/>
            </w:tcBorders>
          </w:tcPr>
          <w:p w14:paraId="0D040348" w14:textId="479434DC" w:rsidR="00954854" w:rsidRDefault="00954854" w:rsidP="007F0B94">
            <w:r>
              <w:t>Description</w:t>
            </w:r>
          </w:p>
        </w:tc>
        <w:tc>
          <w:tcPr>
            <w:tcW w:w="1767" w:type="dxa"/>
            <w:tcBorders>
              <w:top w:val="single" w:sz="4" w:space="0" w:color="auto"/>
              <w:bottom w:val="single" w:sz="4" w:space="0" w:color="auto"/>
            </w:tcBorders>
          </w:tcPr>
          <w:p w14:paraId="6DFE9095" w14:textId="3B2A666E" w:rsidR="00954854" w:rsidRDefault="00A60DB7" w:rsidP="007F0B94">
            <w:r>
              <w:t>User interaction</w:t>
            </w:r>
          </w:p>
        </w:tc>
      </w:tr>
      <w:tr w:rsidR="00954854" w14:paraId="63FA8340" w14:textId="77777777" w:rsidTr="00A60DB7">
        <w:tc>
          <w:tcPr>
            <w:tcW w:w="1552" w:type="dxa"/>
            <w:tcBorders>
              <w:top w:val="single" w:sz="4" w:space="0" w:color="auto"/>
              <w:bottom w:val="dashed" w:sz="4" w:space="0" w:color="auto"/>
            </w:tcBorders>
          </w:tcPr>
          <w:p w14:paraId="7347BBC6" w14:textId="4AB86BB9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single" w:sz="4" w:space="0" w:color="auto"/>
              <w:bottom w:val="dashed" w:sz="4" w:space="0" w:color="auto"/>
            </w:tcBorders>
          </w:tcPr>
          <w:p w14:paraId="47B1C7D1" w14:textId="2412F76C" w:rsidR="00954854" w:rsidRDefault="00954854" w:rsidP="007F0B94">
            <w:r>
              <w:t>Data</w:t>
            </w:r>
          </w:p>
        </w:tc>
        <w:tc>
          <w:tcPr>
            <w:tcW w:w="3468" w:type="dxa"/>
            <w:tcBorders>
              <w:top w:val="single" w:sz="4" w:space="0" w:color="auto"/>
              <w:bottom w:val="dashed" w:sz="4" w:space="0" w:color="auto"/>
            </w:tcBorders>
          </w:tcPr>
          <w:p w14:paraId="0A4B672F" w14:textId="480591EC" w:rsidR="00954854" w:rsidRDefault="00954854" w:rsidP="007F0B94">
            <w:r>
              <w:t>Includes R data files with spatial data (climate classification raster, administrative units layers)</w:t>
            </w:r>
          </w:p>
        </w:tc>
        <w:tc>
          <w:tcPr>
            <w:tcW w:w="1767" w:type="dxa"/>
            <w:tcBorders>
              <w:top w:val="single" w:sz="4" w:space="0" w:color="auto"/>
              <w:bottom w:val="dashed" w:sz="4" w:space="0" w:color="auto"/>
            </w:tcBorders>
          </w:tcPr>
          <w:p w14:paraId="09C229C7" w14:textId="6BCAD34F" w:rsidR="00954854" w:rsidRDefault="00A60DB7" w:rsidP="007F0B94">
            <w:r>
              <w:t>No</w:t>
            </w:r>
          </w:p>
        </w:tc>
      </w:tr>
      <w:tr w:rsidR="00954854" w14:paraId="4E61FF9D" w14:textId="77777777" w:rsidTr="00A60DB7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</w:tcPr>
          <w:p w14:paraId="0EF4540F" w14:textId="469C11E9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</w:tcPr>
          <w:p w14:paraId="1C8A23F7" w14:textId="20436BD2" w:rsidR="00954854" w:rsidRDefault="00954854" w:rsidP="007F0B94">
            <w:proofErr w:type="spellStart"/>
            <w:r>
              <w:t>R_scripts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</w:tcPr>
          <w:p w14:paraId="7A927BEA" w14:textId="29681DD7" w:rsidR="00954854" w:rsidRDefault="00954854" w:rsidP="007F0B94">
            <w:r>
              <w:t xml:space="preserve">Includes R scripts 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</w:tcPr>
          <w:p w14:paraId="60A8C142" w14:textId="66F2547B" w:rsidR="00954854" w:rsidRDefault="00A60DB7" w:rsidP="007F0B94">
            <w:r>
              <w:t>No</w:t>
            </w:r>
          </w:p>
        </w:tc>
      </w:tr>
      <w:tr w:rsidR="00954854" w14:paraId="3208DC6B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4DDBBC1D" w14:textId="53C7B418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097F963" w14:textId="2D456CBE" w:rsidR="00954854" w:rsidRDefault="00B26E72" w:rsidP="007F0B94">
            <w:r>
              <w:t>Documentation</w:t>
            </w:r>
            <w:r w:rsidR="00954854">
              <w:t xml:space="preserve"> 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01470C28" w14:textId="73498CF1" w:rsidR="00954854" w:rsidRDefault="00954854" w:rsidP="007F0B94">
            <w:r>
              <w:t>Includes csv files with tables with information useful to run the tool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DAA0F0F" w14:textId="32058CE9" w:rsidR="00954854" w:rsidRDefault="00A60DB7" w:rsidP="007F0B94">
            <w:r>
              <w:t>Yes</w:t>
            </w:r>
          </w:p>
        </w:tc>
      </w:tr>
      <w:tr w:rsidR="00954854" w14:paraId="1A6284BF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DA5D837" w14:textId="5C66361B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8FCB0A1" w14:textId="248ED75D" w:rsidR="00954854" w:rsidRDefault="00954854" w:rsidP="007F0B94">
            <w:r>
              <w:t>Configuration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110D1B7" w14:textId="570014E1" w:rsidR="00954854" w:rsidRDefault="00954854" w:rsidP="007F0B94">
            <w:r>
              <w:t xml:space="preserve">Includes </w:t>
            </w:r>
            <w:r w:rsidR="00C60AEA">
              <w:t xml:space="preserve">the </w:t>
            </w:r>
            <w:r w:rsidR="00883753">
              <w:t>SCAN-</w:t>
            </w:r>
            <w:proofErr w:type="spellStart"/>
            <w:r w:rsidR="00883753">
              <w:t>Clim</w:t>
            </w:r>
            <w:proofErr w:type="spellEnd"/>
            <w:r w:rsidR="00C60AEA">
              <w:t xml:space="preserve"> Excel configuration file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6D4A24AB" w14:textId="03D776B0" w:rsidR="00954854" w:rsidRDefault="00A60DB7" w:rsidP="007F0B94">
            <w:r>
              <w:t>Yes</w:t>
            </w:r>
          </w:p>
        </w:tc>
      </w:tr>
      <w:tr w:rsidR="00954854" w14:paraId="5BFD8706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03F49A3" w14:textId="4E82408E" w:rsidR="00954854" w:rsidRDefault="00C60AEA" w:rsidP="007F0B94">
            <w:r>
              <w:lastRenderedPageBreak/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508B5C5E" w14:textId="57091243" w:rsidR="00954854" w:rsidRDefault="00C60AEA" w:rsidP="007F0B94">
            <w:r>
              <w:t>PESTS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0D6358D8" w14:textId="2F5035F7" w:rsidR="00954854" w:rsidRDefault="00CD4901" w:rsidP="007F0B94">
            <w:r>
              <w:t>For each analysed pest include</w:t>
            </w:r>
            <w:r w:rsidR="007A48FF">
              <w:t>s a folder with</w:t>
            </w:r>
            <w:r>
              <w:t xml:space="preserve"> outputs of </w:t>
            </w:r>
            <w:r w:rsidR="00883753">
              <w:t>SCAN-</w:t>
            </w:r>
            <w:proofErr w:type="spellStart"/>
            <w:r w:rsidR="00883753">
              <w:t>Clim</w:t>
            </w:r>
            <w:proofErr w:type="spellEnd"/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7541004" w14:textId="77085CFD" w:rsidR="00954854" w:rsidRDefault="00A60DB7" w:rsidP="007F0B94">
            <w:r>
              <w:t>Yes</w:t>
            </w:r>
          </w:p>
        </w:tc>
      </w:tr>
      <w:tr w:rsidR="00954854" w14:paraId="4DDC6307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607B3E9" w14:textId="0FFEEC4C" w:rsidR="00954854" w:rsidRPr="007A0408" w:rsidRDefault="007A0408" w:rsidP="007F0B94">
            <w:r w:rsidRPr="007A0408">
              <w:t>File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831DDC1" w14:textId="470F67EA" w:rsidR="00954854" w:rsidRPr="007A0408" w:rsidRDefault="00883753" w:rsidP="007F0B94">
            <w:r>
              <w:t>SCAN-</w:t>
            </w:r>
            <w:proofErr w:type="spellStart"/>
            <w:r>
              <w:t>Clim</w:t>
            </w:r>
            <w:r w:rsidR="007A0408" w:rsidRPr="007A0408">
              <w:t>.Rproj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C14F029" w14:textId="2855FA3C" w:rsidR="00954854" w:rsidRDefault="007A0408" w:rsidP="007F0B94">
            <w:r>
              <w:t xml:space="preserve">R Project file. The </w:t>
            </w:r>
            <w:r w:rsidR="00BD4871">
              <w:t>RStudio session</w:t>
            </w:r>
            <w:r>
              <w:t xml:space="preserve"> </w:t>
            </w:r>
            <w:r w:rsidR="00BD4871">
              <w:t>must be opened with this file</w:t>
            </w:r>
            <w:r w:rsidR="00483E76">
              <w:t xml:space="preserve"> (more information below)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6A4E0D77" w14:textId="617A12C4" w:rsidR="00954854" w:rsidRDefault="00A60DB7" w:rsidP="007F0B94">
            <w:r>
              <w:t>Yes</w:t>
            </w:r>
          </w:p>
        </w:tc>
      </w:tr>
      <w:tr w:rsidR="00954854" w14:paraId="7D961CF7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4B213977" w14:textId="126C0B46" w:rsidR="00954854" w:rsidRDefault="002B543C" w:rsidP="007F0B94">
            <w:r>
              <w:t>File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ACFEB3F" w14:textId="1C968A72" w:rsidR="00954854" w:rsidRDefault="00883753" w:rsidP="007F0B94">
            <w:r>
              <w:t>SCAN-</w:t>
            </w:r>
            <w:proofErr w:type="spellStart"/>
            <w:r>
              <w:t>Clim</w:t>
            </w:r>
            <w:r w:rsidR="00BD4871" w:rsidRPr="00BD4871">
              <w:t>_Main.r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5809259" w14:textId="10F73ADC" w:rsidR="00954854" w:rsidRDefault="00906BC7" w:rsidP="007F0B94">
            <w:r>
              <w:t xml:space="preserve">From the RStudio session this is the only file that must be opened. </w:t>
            </w:r>
            <w:r w:rsidR="002B543C">
              <w:t>User only need to run the script by clicking on the button “source”</w:t>
            </w:r>
            <w:r w:rsidR="00483E76">
              <w:t>. (more information below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07B3E98" w14:textId="39FAE888" w:rsidR="00954854" w:rsidRDefault="00A60DB7" w:rsidP="007F0B94">
            <w:r>
              <w:t>Yes</w:t>
            </w:r>
          </w:p>
        </w:tc>
      </w:tr>
      <w:tr w:rsidR="002B543C" w14:paraId="2FCE7160" w14:textId="77777777" w:rsidTr="00A60DB7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</w:tcPr>
          <w:p w14:paraId="0394A09C" w14:textId="403E5553" w:rsidR="002B543C" w:rsidRDefault="002B543C" w:rsidP="007F0B94">
            <w:r>
              <w:t>File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</w:tcPr>
          <w:p w14:paraId="77E222D6" w14:textId="6D911551" w:rsidR="002B543C" w:rsidRPr="002B543C" w:rsidRDefault="00883753" w:rsidP="007F0B94">
            <w:r>
              <w:t>SCAN-</w:t>
            </w:r>
            <w:proofErr w:type="spellStart"/>
            <w:r>
              <w:t>Clim</w:t>
            </w:r>
            <w:r w:rsidR="002B543C" w:rsidRPr="002B543C">
              <w:t>_basic.r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</w:tcPr>
          <w:p w14:paraId="395F655A" w14:textId="4A1EE794" w:rsidR="002B543C" w:rsidRDefault="00BC4FFA" w:rsidP="007F0B94">
            <w:r>
              <w:t>R file that run the basic version of the tool (i.e. no automatic reporting)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</w:tcPr>
          <w:p w14:paraId="1BC0000B" w14:textId="1FA7A10D" w:rsidR="002B543C" w:rsidRDefault="00A60DB7" w:rsidP="007F0B94">
            <w:r>
              <w:t>No</w:t>
            </w:r>
          </w:p>
        </w:tc>
      </w:tr>
      <w:tr w:rsidR="00715D5A" w14:paraId="79AFC088" w14:textId="77777777" w:rsidTr="00A60DB7">
        <w:tc>
          <w:tcPr>
            <w:tcW w:w="1552" w:type="dxa"/>
            <w:tcBorders>
              <w:top w:val="dashed" w:sz="4" w:space="0" w:color="auto"/>
            </w:tcBorders>
          </w:tcPr>
          <w:p w14:paraId="0A322EE7" w14:textId="1FEB72FB" w:rsidR="00715D5A" w:rsidRDefault="00715D5A" w:rsidP="00715D5A">
            <w:r>
              <w:t>File</w:t>
            </w:r>
          </w:p>
        </w:tc>
        <w:tc>
          <w:tcPr>
            <w:tcW w:w="2285" w:type="dxa"/>
            <w:tcBorders>
              <w:top w:val="dashed" w:sz="4" w:space="0" w:color="auto"/>
            </w:tcBorders>
          </w:tcPr>
          <w:p w14:paraId="423E1C13" w14:textId="79373072" w:rsidR="00715D5A" w:rsidRPr="00715D5A" w:rsidRDefault="00883753" w:rsidP="00715D5A">
            <w:r>
              <w:t>SCAN-</w:t>
            </w:r>
            <w:proofErr w:type="spellStart"/>
            <w:r>
              <w:t>Clim</w:t>
            </w:r>
            <w:r w:rsidR="00715D5A" w:rsidRPr="00715D5A">
              <w:t>_Report.Rmd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</w:tcBorders>
          </w:tcPr>
          <w:p w14:paraId="63C7DBAB" w14:textId="3654825F" w:rsidR="00715D5A" w:rsidRPr="00715D5A" w:rsidRDefault="00715D5A" w:rsidP="00715D5A">
            <w:r>
              <w:t xml:space="preserve">R file that run the version of the tool </w:t>
            </w:r>
            <w:r w:rsidR="00E81EA3">
              <w:t>that outputs also an html report</w:t>
            </w:r>
          </w:p>
        </w:tc>
        <w:tc>
          <w:tcPr>
            <w:tcW w:w="1767" w:type="dxa"/>
            <w:tcBorders>
              <w:top w:val="dashed" w:sz="4" w:space="0" w:color="auto"/>
            </w:tcBorders>
          </w:tcPr>
          <w:p w14:paraId="05431600" w14:textId="4A2DA98C" w:rsidR="00715D5A" w:rsidRDefault="00A60DB7" w:rsidP="00715D5A">
            <w:r>
              <w:t>No</w:t>
            </w:r>
          </w:p>
        </w:tc>
      </w:tr>
    </w:tbl>
    <w:p w14:paraId="185B9600" w14:textId="17353C60" w:rsidR="00522C94" w:rsidRDefault="003C641B" w:rsidP="007F0B94">
      <w:r>
        <w:t xml:space="preserve">  </w:t>
      </w:r>
    </w:p>
    <w:p w14:paraId="2D7D9A28" w14:textId="101028FE" w:rsidR="00621379" w:rsidRDefault="00621379" w:rsidP="001529B0">
      <w:pPr>
        <w:pStyle w:val="Heading3"/>
      </w:pPr>
      <w:r>
        <w:t>Data</w:t>
      </w:r>
      <w:r w:rsidR="00E961EE">
        <w:t>/</w:t>
      </w:r>
      <w:proofErr w:type="spellStart"/>
      <w:r w:rsidR="00E961EE">
        <w:t>rdata</w:t>
      </w:r>
      <w:proofErr w:type="spellEnd"/>
      <w:r>
        <w:t xml:space="preserve"> folder</w:t>
      </w:r>
    </w:p>
    <w:p w14:paraId="0DC0C87E" w14:textId="27A14863" w:rsidR="005B4E61" w:rsidRPr="005B4E61" w:rsidRDefault="005B4E61" w:rsidP="0052175B">
      <w:r>
        <w:t>The Data folder</w:t>
      </w:r>
      <w:r w:rsidR="007751B6">
        <w:t xml:space="preserve"> </w:t>
      </w:r>
      <w:r>
        <w:t xml:space="preserve">includes </w:t>
      </w:r>
      <w:proofErr w:type="spellStart"/>
      <w:r>
        <w:t>RData</w:t>
      </w:r>
      <w:proofErr w:type="spellEnd"/>
      <w:r>
        <w:t xml:space="preserve"> files </w:t>
      </w:r>
      <w:r w:rsidR="003965BB">
        <w:t xml:space="preserve">including mapping elements of </w:t>
      </w:r>
      <w:r w:rsidR="00883753">
        <w:t>SCAN-</w:t>
      </w:r>
      <w:proofErr w:type="spellStart"/>
      <w:r w:rsidR="00883753">
        <w:t>Clim</w:t>
      </w:r>
      <w:proofErr w:type="spellEnd"/>
      <w:r w:rsidR="00AB7A79">
        <w:t>.</w:t>
      </w:r>
    </w:p>
    <w:p w14:paraId="680E04F7" w14:textId="77777777" w:rsidR="007751B6" w:rsidRDefault="00F63FED" w:rsidP="007751B6">
      <w:pPr>
        <w:keepNext/>
      </w:pPr>
      <w:r w:rsidRPr="00F63FED">
        <w:rPr>
          <w:noProof/>
        </w:rPr>
        <w:drawing>
          <wp:inline distT="0" distB="0" distL="0" distR="0" wp14:anchorId="40580CDA" wp14:editId="277C6EFC">
            <wp:extent cx="4290060" cy="21084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59" cy="211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DEAC" w14:textId="76687DBD" w:rsidR="001529B0" w:rsidRPr="009E7A7F" w:rsidRDefault="007751B6" w:rsidP="007751B6">
      <w:pPr>
        <w:pStyle w:val="Caption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4</w:t>
      </w:r>
      <w:r>
        <w:fldChar w:fldCharType="end"/>
      </w:r>
      <w:r>
        <w:t xml:space="preserve">.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  <w:r w:rsidR="009E7A7F">
        <w:rPr>
          <w:b w:val="0"/>
          <w:bCs w:val="0"/>
        </w:rPr>
        <w:t xml:space="preserve"> Data folder (detail from </w:t>
      </w:r>
      <w:r w:rsidR="009E7A7F">
        <w:rPr>
          <w:b w:val="0"/>
          <w:bCs w:val="0"/>
        </w:rPr>
        <w:fldChar w:fldCharType="begin"/>
      </w:r>
      <w:r w:rsidR="009E7A7F">
        <w:rPr>
          <w:b w:val="0"/>
          <w:bCs w:val="0"/>
        </w:rPr>
        <w:instrText xml:space="preserve"> REF _Ref75509804 \h </w:instrText>
      </w:r>
      <w:r w:rsidR="009E7A7F">
        <w:rPr>
          <w:b w:val="0"/>
          <w:bCs w:val="0"/>
        </w:rPr>
      </w:r>
      <w:r w:rsidR="009E7A7F">
        <w:rPr>
          <w:b w:val="0"/>
          <w:bCs w:val="0"/>
        </w:rPr>
        <w:fldChar w:fldCharType="separate"/>
      </w:r>
      <w:r w:rsidR="00BD3795">
        <w:t xml:space="preserve">Figure </w:t>
      </w:r>
      <w:r w:rsidR="00BD3795">
        <w:rPr>
          <w:noProof/>
        </w:rPr>
        <w:t>3</w:t>
      </w:r>
      <w:r w:rsidR="009E7A7F">
        <w:rPr>
          <w:b w:val="0"/>
          <w:bCs w:val="0"/>
        </w:rPr>
        <w:fldChar w:fldCharType="end"/>
      </w:r>
      <w:r w:rsidR="009E7A7F">
        <w:rPr>
          <w:b w:val="0"/>
          <w:bCs w:val="0"/>
        </w:rPr>
        <w:t>)</w:t>
      </w:r>
    </w:p>
    <w:p w14:paraId="604B79D2" w14:textId="2E211BE4" w:rsidR="00621379" w:rsidRDefault="00075392" w:rsidP="0056560A">
      <w:r>
        <w:t>No</w:t>
      </w:r>
      <w:r w:rsidR="003965BB">
        <w:t xml:space="preserve"> user</w:t>
      </w:r>
      <w:r>
        <w:t xml:space="preserve"> interaction is required </w:t>
      </w:r>
      <w:r w:rsidR="00122BB5">
        <w:t>for running the tool</w:t>
      </w:r>
      <w:r w:rsidR="008D1D70">
        <w:t>.</w:t>
      </w:r>
    </w:p>
    <w:p w14:paraId="1997BFC0" w14:textId="47378216" w:rsidR="00AB7A79" w:rsidRDefault="007D74BC" w:rsidP="00553048">
      <w:pPr>
        <w:pStyle w:val="Heading3"/>
      </w:pPr>
      <w:r>
        <w:t>PESTS folder</w:t>
      </w:r>
    </w:p>
    <w:p w14:paraId="2D62ED54" w14:textId="7B7915FA" w:rsidR="000C2DF1" w:rsidRDefault="000C2DF1" w:rsidP="000C2DF1">
      <w:r>
        <w:t xml:space="preserve">Every time that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is run for an organism, a folder called with the name of the organism is automatically created inside the folder </w:t>
      </w:r>
      <w:r w:rsidRPr="00242AF7">
        <w:rPr>
          <w:i/>
          <w:iCs/>
        </w:rPr>
        <w:t>PESTS</w:t>
      </w:r>
      <w:r>
        <w:t xml:space="preserve">. This folder includes the folders </w:t>
      </w:r>
      <w:r w:rsidRPr="00242AF7">
        <w:rPr>
          <w:i/>
          <w:iCs/>
        </w:rPr>
        <w:t>Output</w:t>
      </w:r>
      <w:r>
        <w:t xml:space="preserve"> and </w:t>
      </w:r>
      <w:r w:rsidRPr="00242AF7">
        <w:rPr>
          <w:i/>
          <w:iCs/>
        </w:rPr>
        <w:t>Review</w:t>
      </w:r>
      <w:r>
        <w:t>.</w:t>
      </w:r>
    </w:p>
    <w:p w14:paraId="45F0A22F" w14:textId="782B0FAA" w:rsidR="000C2DF1" w:rsidRDefault="000C2DF1" w:rsidP="000C2DF1">
      <w:pPr>
        <w:pStyle w:val="Heading3"/>
      </w:pPr>
      <w:r>
        <w:t xml:space="preserve">PESTS folder: </w:t>
      </w:r>
      <w:r w:rsidRPr="000C2DF1">
        <w:rPr>
          <w:i/>
          <w:iCs/>
        </w:rPr>
        <w:t>Output</w:t>
      </w:r>
      <w:r>
        <w:t xml:space="preserve"> subfolder</w:t>
      </w:r>
    </w:p>
    <w:p w14:paraId="74449285" w14:textId="799CE6FF" w:rsidR="00EF36BA" w:rsidRDefault="007F5C9C" w:rsidP="0056560A">
      <w:r>
        <w:t xml:space="preserve">The </w:t>
      </w:r>
      <w:r w:rsidR="000C2DF1" w:rsidRPr="000C2DF1">
        <w:rPr>
          <w:i/>
          <w:iCs/>
        </w:rPr>
        <w:t>Output</w:t>
      </w:r>
      <w:r>
        <w:t xml:space="preserve"> folder is the folder where users can find the outputs of </w:t>
      </w:r>
      <w:r w:rsidR="00883753">
        <w:t>SCAN-</w:t>
      </w:r>
      <w:proofErr w:type="spellStart"/>
      <w:r w:rsidR="00883753">
        <w:t>Clim</w:t>
      </w:r>
      <w:proofErr w:type="spellEnd"/>
      <w:r w:rsidR="004B7C95">
        <w:t>.</w:t>
      </w:r>
      <w:r w:rsidR="000C2DF1">
        <w:t xml:space="preserve"> It</w:t>
      </w:r>
      <w:r w:rsidR="00E151F0">
        <w:t xml:space="preserve"> includes</w:t>
      </w:r>
      <w:r w:rsidR="00EF36BA">
        <w:t>:</w:t>
      </w:r>
    </w:p>
    <w:p w14:paraId="4FE3418C" w14:textId="66BD5B57" w:rsidR="00EF36BA" w:rsidRDefault="00E151F0" w:rsidP="00EF36BA">
      <w:pPr>
        <w:pStyle w:val="ListParagraph"/>
        <w:numPr>
          <w:ilvl w:val="0"/>
          <w:numId w:val="14"/>
        </w:numPr>
      </w:pPr>
      <w:r>
        <w:t xml:space="preserve">an </w:t>
      </w:r>
      <w:r w:rsidRPr="00887ED0">
        <w:rPr>
          <w:i/>
          <w:iCs/>
        </w:rPr>
        <w:t>html</w:t>
      </w:r>
      <w:r>
        <w:t xml:space="preserve"> report </w:t>
      </w:r>
      <w:r w:rsidR="00813DF8">
        <w:t>including</w:t>
      </w:r>
      <w:r w:rsidR="00CA38CE">
        <w:t xml:space="preserve"> the main outputs (distribution, relevant climates, and the </w:t>
      </w:r>
      <w:proofErr w:type="spellStart"/>
      <w:r w:rsidR="00CA38CE" w:rsidRPr="00CA38CE">
        <w:t>Köppen</w:t>
      </w:r>
      <w:proofErr w:type="spellEnd"/>
      <w:r w:rsidR="00CA38CE" w:rsidRPr="00CA38CE">
        <w:t>–Geiger</w:t>
      </w:r>
      <w:r w:rsidR="00CA38CE">
        <w:t xml:space="preserve"> map of the organism in a low resolution, for illustration purposes).</w:t>
      </w:r>
    </w:p>
    <w:p w14:paraId="43EF1E28" w14:textId="10F9C08C" w:rsidR="000101D9" w:rsidRDefault="00EF36BA" w:rsidP="00EF36BA">
      <w:pPr>
        <w:pStyle w:val="ListParagraph"/>
        <w:numPr>
          <w:ilvl w:val="0"/>
          <w:numId w:val="14"/>
        </w:numPr>
      </w:pPr>
      <w:r>
        <w:t>t</w:t>
      </w:r>
      <w:r w:rsidR="00FF30E5">
        <w:t xml:space="preserve">he </w:t>
      </w:r>
      <w:r w:rsidR="00815AB1" w:rsidRPr="00EF36BA">
        <w:rPr>
          <w:i/>
          <w:iCs/>
        </w:rPr>
        <w:t>Output/</w:t>
      </w:r>
      <w:proofErr w:type="spellStart"/>
      <w:r w:rsidR="00815AB1" w:rsidRPr="00EF36BA">
        <w:rPr>
          <w:i/>
          <w:iCs/>
        </w:rPr>
        <w:t>Koppen</w:t>
      </w:r>
      <w:proofErr w:type="spellEnd"/>
      <w:r w:rsidR="00815AB1" w:rsidRPr="00EF36BA">
        <w:rPr>
          <w:i/>
          <w:iCs/>
        </w:rPr>
        <w:t>-Geiger</w:t>
      </w:r>
      <w:r w:rsidR="00815AB1">
        <w:t xml:space="preserve"> folder </w:t>
      </w:r>
      <w:r w:rsidR="000101D9">
        <w:t>with</w:t>
      </w:r>
      <w:r w:rsidR="00815AB1">
        <w:t xml:space="preserve"> the </w:t>
      </w:r>
      <w:r w:rsidR="000101D9">
        <w:t>climate suitability</w:t>
      </w:r>
      <w:r w:rsidR="00815AB1">
        <w:t xml:space="preserve"> map at high resolution and the list of relevant climates</w:t>
      </w:r>
    </w:p>
    <w:p w14:paraId="3796675E" w14:textId="77777777" w:rsidR="00855A91" w:rsidRPr="00855A91" w:rsidRDefault="000101D9" w:rsidP="00EF36BA">
      <w:pPr>
        <w:pStyle w:val="ListParagraph"/>
        <w:numPr>
          <w:ilvl w:val="0"/>
          <w:numId w:val="14"/>
        </w:numPr>
      </w:pPr>
      <w:r>
        <w:t>t</w:t>
      </w:r>
      <w:r w:rsidR="00B943E3">
        <w:t xml:space="preserve">he </w:t>
      </w:r>
      <w:r w:rsidR="00FF30E5" w:rsidRPr="00EF36BA">
        <w:rPr>
          <w:i/>
          <w:iCs/>
        </w:rPr>
        <w:t>Output/</w:t>
      </w:r>
      <w:r w:rsidR="00751F52">
        <w:rPr>
          <w:i/>
          <w:iCs/>
        </w:rPr>
        <w:t>D</w:t>
      </w:r>
      <w:r w:rsidR="00FF30E5" w:rsidRPr="00EF36BA">
        <w:rPr>
          <w:i/>
          <w:iCs/>
        </w:rPr>
        <w:t>istribution</w:t>
      </w:r>
      <w:r w:rsidR="00FF30E5">
        <w:t xml:space="preserve"> folder includes the EPPO </w:t>
      </w:r>
      <w:r w:rsidR="008B1D48">
        <w:t>d</w:t>
      </w:r>
      <w:r w:rsidR="00FF30E5">
        <w:t xml:space="preserve">istribution table for the organism </w:t>
      </w:r>
      <w:r w:rsidR="008B1D48">
        <w:t>in csv format</w:t>
      </w:r>
      <w:r w:rsidR="00E23B77">
        <w:t xml:space="preserve">. The EPPO distribution table is saved only if no user-defined distribution table was saved in the </w:t>
      </w:r>
      <w:proofErr w:type="spellStart"/>
      <w:r w:rsidR="00E23B77" w:rsidRPr="00E23B77">
        <w:rPr>
          <w:i/>
          <w:iCs/>
          <w:lang w:val="en-US"/>
        </w:rPr>
        <w:t>REVIEW.Distribution</w:t>
      </w:r>
      <w:proofErr w:type="spellEnd"/>
      <w:r w:rsidR="00E23B77">
        <w:rPr>
          <w:lang w:val="en-US"/>
        </w:rPr>
        <w:t xml:space="preserve"> folder (see </w:t>
      </w:r>
      <w:r w:rsidR="0055243E">
        <w:rPr>
          <w:lang w:val="en-US"/>
        </w:rPr>
        <w:t xml:space="preserve">Section </w:t>
      </w:r>
      <w:r w:rsidR="0055243E">
        <w:rPr>
          <w:lang w:val="en-US"/>
        </w:rPr>
        <w:fldChar w:fldCharType="begin"/>
      </w:r>
      <w:r w:rsidR="0055243E">
        <w:rPr>
          <w:lang w:val="en-US"/>
        </w:rPr>
        <w:instrText xml:space="preserve"> REF _Ref80020595 \r \h </w:instrText>
      </w:r>
      <w:r w:rsidR="0055243E">
        <w:rPr>
          <w:lang w:val="en-US"/>
        </w:rPr>
      </w:r>
      <w:r w:rsidR="0055243E">
        <w:rPr>
          <w:lang w:val="en-US"/>
        </w:rPr>
        <w:fldChar w:fldCharType="separate"/>
      </w:r>
      <w:r w:rsidR="0055243E">
        <w:rPr>
          <w:lang w:val="en-US"/>
        </w:rPr>
        <w:t>6</w:t>
      </w:r>
      <w:r w:rsidR="0055243E">
        <w:rPr>
          <w:lang w:val="en-US"/>
        </w:rPr>
        <w:fldChar w:fldCharType="end"/>
      </w:r>
      <w:r w:rsidR="00E23B77">
        <w:rPr>
          <w:lang w:val="en-US"/>
        </w:rPr>
        <w:t>)</w:t>
      </w:r>
    </w:p>
    <w:p w14:paraId="193BCC2E" w14:textId="4CFEE9CE" w:rsidR="00B82D69" w:rsidRDefault="00855A91" w:rsidP="00EF36BA">
      <w:pPr>
        <w:pStyle w:val="ListParagraph"/>
        <w:numPr>
          <w:ilvl w:val="0"/>
          <w:numId w:val="14"/>
        </w:numPr>
      </w:pPr>
      <w:r>
        <w:rPr>
          <w:lang w:val="en-US"/>
        </w:rPr>
        <w:t xml:space="preserve">the Output/GIS folder, including </w:t>
      </w:r>
      <w:r w:rsidR="00A0414C">
        <w:rPr>
          <w:lang w:val="en-US"/>
        </w:rPr>
        <w:t>raster and shapefiles</w:t>
      </w:r>
      <w:r w:rsidR="00E23B77">
        <w:t xml:space="preserve"> </w:t>
      </w:r>
      <w:r w:rsidR="00A0414C">
        <w:t>of the map</w:t>
      </w:r>
      <w:r w:rsidR="0002547C">
        <w:t>s</w:t>
      </w:r>
      <w:r w:rsidR="00A0414C">
        <w:t xml:space="preserve"> </w:t>
      </w:r>
      <w:r w:rsidR="0002547C">
        <w:t>that can</w:t>
      </w:r>
      <w:r w:rsidR="00A0414C">
        <w:t xml:space="preserve"> be used in GIS software</w:t>
      </w:r>
    </w:p>
    <w:p w14:paraId="6E08DCFB" w14:textId="06A60B49" w:rsidR="00D836EA" w:rsidRDefault="00D836EA" w:rsidP="00D836EA"/>
    <w:p w14:paraId="2740608F" w14:textId="31D52989" w:rsidR="008B1D48" w:rsidRDefault="0073752A" w:rsidP="008B1D48">
      <w:pPr>
        <w:keepNext/>
      </w:pPr>
      <w:r w:rsidRPr="0073752A">
        <w:rPr>
          <w:noProof/>
        </w:rPr>
        <w:drawing>
          <wp:inline distT="0" distB="0" distL="0" distR="0" wp14:anchorId="0DAAF78A" wp14:editId="4CAD6F3A">
            <wp:extent cx="5731510" cy="3858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3C3" w14:textId="040C2F5F" w:rsidR="00B82D69" w:rsidRDefault="008B1D48" w:rsidP="008B1D48">
      <w:pPr>
        <w:pStyle w:val="Caption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5</w:t>
      </w:r>
      <w:r>
        <w:fldChar w:fldCharType="end"/>
      </w:r>
      <w:r>
        <w:t xml:space="preserve">.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  <w:r w:rsidRPr="00326CDF">
        <w:rPr>
          <w:b w:val="0"/>
          <w:bCs w:val="0"/>
        </w:rPr>
        <w:t xml:space="preserve"> </w:t>
      </w:r>
      <w:r w:rsidR="000B23B3" w:rsidRPr="000B23B3">
        <w:rPr>
          <w:b w:val="0"/>
          <w:bCs w:val="0"/>
          <w:i/>
          <w:iCs/>
        </w:rPr>
        <w:t>Output</w:t>
      </w:r>
      <w:r w:rsidR="000B23B3">
        <w:rPr>
          <w:b w:val="0"/>
          <w:bCs w:val="0"/>
        </w:rPr>
        <w:t xml:space="preserve"> </w:t>
      </w:r>
      <w:r w:rsidR="00B74649">
        <w:rPr>
          <w:b w:val="0"/>
          <w:bCs w:val="0"/>
        </w:rPr>
        <w:t>sub</w:t>
      </w:r>
      <w:r w:rsidR="000B23B3">
        <w:rPr>
          <w:b w:val="0"/>
          <w:bCs w:val="0"/>
        </w:rPr>
        <w:t xml:space="preserve">folder of the </w:t>
      </w:r>
      <w:r w:rsidR="000B23B3" w:rsidRPr="000B23B3">
        <w:rPr>
          <w:b w:val="0"/>
          <w:bCs w:val="0"/>
          <w:i/>
          <w:iCs/>
        </w:rPr>
        <w:t>PESTS/</w:t>
      </w:r>
      <w:r w:rsidR="0055243E">
        <w:rPr>
          <w:b w:val="0"/>
          <w:bCs w:val="0"/>
          <w:i/>
          <w:iCs/>
        </w:rPr>
        <w:t>[</w:t>
      </w:r>
      <w:r w:rsidR="000B23B3" w:rsidRPr="000B23B3">
        <w:rPr>
          <w:b w:val="0"/>
          <w:bCs w:val="0"/>
          <w:i/>
          <w:iCs/>
        </w:rPr>
        <w:t>Pest.name</w:t>
      </w:r>
      <w:r w:rsidR="0055243E">
        <w:rPr>
          <w:b w:val="0"/>
          <w:bCs w:val="0"/>
          <w:i/>
          <w:iCs/>
        </w:rPr>
        <w:t>]</w:t>
      </w:r>
      <w:r w:rsidR="000B23B3">
        <w:rPr>
          <w:b w:val="0"/>
          <w:bCs w:val="0"/>
        </w:rPr>
        <w:t xml:space="preserve"> folder</w:t>
      </w:r>
      <w:r w:rsidR="00B16B52">
        <w:rPr>
          <w:b w:val="0"/>
          <w:bCs w:val="0"/>
        </w:rPr>
        <w:t xml:space="preserve"> (detail from </w:t>
      </w:r>
      <w:r w:rsidR="00B16B52">
        <w:rPr>
          <w:b w:val="0"/>
          <w:bCs w:val="0"/>
        </w:rPr>
        <w:fldChar w:fldCharType="begin"/>
      </w:r>
      <w:r w:rsidR="00B16B52">
        <w:rPr>
          <w:b w:val="0"/>
          <w:bCs w:val="0"/>
        </w:rPr>
        <w:instrText xml:space="preserve"> REF _Ref75509804 \h </w:instrText>
      </w:r>
      <w:r w:rsidR="00B16B52">
        <w:rPr>
          <w:b w:val="0"/>
          <w:bCs w:val="0"/>
        </w:rPr>
      </w:r>
      <w:r w:rsidR="00B16B52">
        <w:rPr>
          <w:b w:val="0"/>
          <w:bCs w:val="0"/>
        </w:rPr>
        <w:fldChar w:fldCharType="separate"/>
      </w:r>
      <w:r w:rsidR="00BD3795">
        <w:t xml:space="preserve">Figure </w:t>
      </w:r>
      <w:r w:rsidR="00BD3795">
        <w:rPr>
          <w:noProof/>
        </w:rPr>
        <w:t>3</w:t>
      </w:r>
      <w:r w:rsidR="00B16B52">
        <w:rPr>
          <w:b w:val="0"/>
          <w:bCs w:val="0"/>
        </w:rPr>
        <w:fldChar w:fldCharType="end"/>
      </w:r>
      <w:r w:rsidR="00B16B52">
        <w:rPr>
          <w:b w:val="0"/>
          <w:bCs w:val="0"/>
        </w:rPr>
        <w:t>)</w:t>
      </w:r>
    </w:p>
    <w:p w14:paraId="0A485892" w14:textId="32FE7134" w:rsidR="0059716E" w:rsidRPr="0059716E" w:rsidRDefault="0059716E" w:rsidP="0059716E">
      <w:pPr>
        <w:rPr>
          <w:lang w:val="en-US"/>
        </w:rPr>
      </w:pPr>
    </w:p>
    <w:p w14:paraId="15D4D8BE" w14:textId="11223551" w:rsidR="00075C02" w:rsidRDefault="00075C02" w:rsidP="00075C02">
      <w:pPr>
        <w:pStyle w:val="Heading3"/>
      </w:pPr>
      <w:r>
        <w:t xml:space="preserve">PESTS folder: </w:t>
      </w:r>
      <w:r w:rsidRPr="005A60DE">
        <w:rPr>
          <w:i/>
          <w:iCs/>
        </w:rPr>
        <w:t>Review</w:t>
      </w:r>
      <w:r>
        <w:t xml:space="preserve"> subfolder</w:t>
      </w:r>
    </w:p>
    <w:p w14:paraId="4645DB31" w14:textId="01ECA246" w:rsidR="00075C02" w:rsidRDefault="0058112A" w:rsidP="00075C02">
      <w:pPr>
        <w:rPr>
          <w:lang w:val="en-US"/>
        </w:rPr>
      </w:pPr>
      <w:r>
        <w:rPr>
          <w:lang w:val="en-US"/>
        </w:rPr>
        <w:t xml:space="preserve">In the </w:t>
      </w:r>
      <w:r w:rsidR="000146D3">
        <w:rPr>
          <w:lang w:val="en-US"/>
        </w:rPr>
        <w:t xml:space="preserve">Review subfolder </w:t>
      </w:r>
      <w:r>
        <w:rPr>
          <w:lang w:val="en-US"/>
        </w:rPr>
        <w:t xml:space="preserve">users can save </w:t>
      </w:r>
      <w:r w:rsidR="00DE78E9">
        <w:rPr>
          <w:lang w:val="en-US"/>
        </w:rPr>
        <w:t xml:space="preserve">csv files </w:t>
      </w:r>
      <w:r w:rsidR="00153C03">
        <w:rPr>
          <w:lang w:val="en-US"/>
        </w:rPr>
        <w:t xml:space="preserve">specifying the list of climates that are to be included in the map, or </w:t>
      </w:r>
      <w:r w:rsidR="000A461E">
        <w:rPr>
          <w:lang w:val="en-US"/>
        </w:rPr>
        <w:t>a user-defined distribution table:</w:t>
      </w:r>
    </w:p>
    <w:p w14:paraId="38C70580" w14:textId="31858C67" w:rsidR="000146D3" w:rsidRDefault="000A461E" w:rsidP="00014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in </w:t>
      </w:r>
      <w:r w:rsidR="000146D3">
        <w:rPr>
          <w:lang w:val="en-US"/>
        </w:rPr>
        <w:t xml:space="preserve">the folder </w:t>
      </w:r>
      <w:proofErr w:type="spellStart"/>
      <w:r w:rsidR="000146D3" w:rsidRPr="00690D45">
        <w:rPr>
          <w:i/>
          <w:iCs/>
          <w:lang w:val="en-US"/>
        </w:rPr>
        <w:t>REVIEW.Climates</w:t>
      </w:r>
      <w:proofErr w:type="spellEnd"/>
      <w:r w:rsidR="00117388">
        <w:rPr>
          <w:lang w:val="en-US"/>
        </w:rPr>
        <w:t xml:space="preserve"> </w:t>
      </w:r>
      <w:r w:rsidR="000146D3">
        <w:rPr>
          <w:lang w:val="en-US"/>
        </w:rPr>
        <w:t>user</w:t>
      </w:r>
      <w:r w:rsidR="00B74649">
        <w:rPr>
          <w:lang w:val="en-US"/>
        </w:rPr>
        <w:t>s</w:t>
      </w:r>
      <w:r w:rsidR="000146D3">
        <w:rPr>
          <w:lang w:val="en-US"/>
        </w:rPr>
        <w:t xml:space="preserve"> </w:t>
      </w:r>
      <w:r w:rsidR="00EA74F4">
        <w:rPr>
          <w:lang w:val="en-US"/>
        </w:rPr>
        <w:t xml:space="preserve">can save the list of climates that </w:t>
      </w:r>
      <w:r w:rsidR="00690D45">
        <w:rPr>
          <w:lang w:val="en-US"/>
        </w:rPr>
        <w:t>are</w:t>
      </w:r>
      <w:r w:rsidR="00EA74F4">
        <w:rPr>
          <w:lang w:val="en-US"/>
        </w:rPr>
        <w:t xml:space="preserve"> to be included in the assessment. If </w:t>
      </w:r>
      <w:r>
        <w:rPr>
          <w:lang w:val="en-US"/>
        </w:rPr>
        <w:t>such a list is included</w:t>
      </w:r>
      <w:r w:rsidR="00EA74F4">
        <w:rPr>
          <w:lang w:val="en-US"/>
        </w:rPr>
        <w:t xml:space="preserve">, </w:t>
      </w:r>
      <w:r w:rsidR="00883753">
        <w:rPr>
          <w:lang w:val="en-US"/>
        </w:rPr>
        <w:t>SCAN-</w:t>
      </w:r>
      <w:proofErr w:type="spellStart"/>
      <w:r w:rsidR="00883753">
        <w:rPr>
          <w:lang w:val="en-US"/>
        </w:rPr>
        <w:t>Clim</w:t>
      </w:r>
      <w:proofErr w:type="spellEnd"/>
      <w:r w:rsidR="00EA74F4">
        <w:rPr>
          <w:lang w:val="en-US"/>
        </w:rPr>
        <w:t xml:space="preserve"> will use only this li</w:t>
      </w:r>
      <w:r w:rsidR="0036426D">
        <w:rPr>
          <w:lang w:val="en-US"/>
        </w:rPr>
        <w:t>st for the final output.</w:t>
      </w:r>
      <w:r w:rsidR="00705AAC">
        <w:rPr>
          <w:lang w:val="en-US"/>
        </w:rPr>
        <w:t xml:space="preserve"> The file must be a csv file with one column and </w:t>
      </w:r>
      <w:r w:rsidR="00DA4D1A">
        <w:rPr>
          <w:lang w:val="en-US"/>
        </w:rPr>
        <w:t>one</w:t>
      </w:r>
      <w:r w:rsidR="00705AAC">
        <w:rPr>
          <w:lang w:val="en-US"/>
        </w:rPr>
        <w:t xml:space="preserve"> header</w:t>
      </w:r>
      <w:r w:rsidR="00DA4D1A">
        <w:rPr>
          <w:lang w:val="en-US"/>
        </w:rPr>
        <w:t xml:space="preserve"> called</w:t>
      </w:r>
      <w:r w:rsidR="00705AAC">
        <w:rPr>
          <w:lang w:val="en-US"/>
        </w:rPr>
        <w:t xml:space="preserve"> </w:t>
      </w:r>
      <w:r w:rsidR="00115F5C">
        <w:rPr>
          <w:lang w:val="en-US"/>
        </w:rPr>
        <w:t>“Climate”</w:t>
      </w:r>
    </w:p>
    <w:p w14:paraId="222576A4" w14:textId="296C2CF4" w:rsidR="005A6CB6" w:rsidRPr="006A2D7E" w:rsidRDefault="005A6CB6" w:rsidP="00014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the folder </w:t>
      </w:r>
      <w:proofErr w:type="spellStart"/>
      <w:r w:rsidRPr="00E23B77">
        <w:rPr>
          <w:i/>
          <w:iCs/>
          <w:lang w:val="en-US"/>
        </w:rPr>
        <w:t>REVIEW.</w:t>
      </w:r>
      <w:r w:rsidR="00E23B77" w:rsidRPr="00E23B77">
        <w:rPr>
          <w:i/>
          <w:iCs/>
          <w:lang w:val="en-US"/>
        </w:rPr>
        <w:t>Distribution</w:t>
      </w:r>
      <w:proofErr w:type="spellEnd"/>
      <w:r>
        <w:rPr>
          <w:lang w:val="en-US"/>
        </w:rPr>
        <w:t xml:space="preserve"> where </w:t>
      </w:r>
      <w:r w:rsidR="009B5B86">
        <w:rPr>
          <w:lang w:val="en-US"/>
        </w:rPr>
        <w:t>users</w:t>
      </w:r>
      <w:r>
        <w:rPr>
          <w:lang w:val="en-US"/>
        </w:rPr>
        <w:t xml:space="preserve"> can save a user-defined distribution table. The </w:t>
      </w:r>
      <w:r w:rsidR="005B1CC2">
        <w:rPr>
          <w:lang w:val="en-US"/>
        </w:rPr>
        <w:t xml:space="preserve">table can include entries at different administrative unit level (Country, Region, and/or county/province) or at the point level </w:t>
      </w:r>
      <w:r w:rsidR="00614143">
        <w:rPr>
          <w:lang w:val="en-US"/>
        </w:rPr>
        <w:t xml:space="preserve">specifying geographic coordinates. </w:t>
      </w:r>
      <w:r w:rsidR="00C24D41">
        <w:rPr>
          <w:lang w:val="en-US"/>
        </w:rPr>
        <w:t>A</w:t>
      </w:r>
      <w:r w:rsidR="006F4AB2">
        <w:rPr>
          <w:lang w:val="en-US"/>
        </w:rPr>
        <w:t xml:space="preserve"> facsimile </w:t>
      </w:r>
      <w:r w:rsidR="00590423">
        <w:rPr>
          <w:lang w:val="en-US"/>
        </w:rPr>
        <w:t xml:space="preserve">distribution table </w:t>
      </w:r>
      <w:r w:rsidR="0094695D">
        <w:rPr>
          <w:lang w:val="en-US"/>
        </w:rPr>
        <w:t xml:space="preserve">is available in the </w:t>
      </w:r>
      <w:r w:rsidR="00B26E72">
        <w:rPr>
          <w:i/>
          <w:iCs/>
          <w:lang w:val="en-US"/>
        </w:rPr>
        <w:t>Documentation</w:t>
      </w:r>
      <w:r w:rsidR="00B73788">
        <w:rPr>
          <w:lang w:val="en-US"/>
        </w:rPr>
        <w:t xml:space="preserve"> folder. </w:t>
      </w:r>
    </w:p>
    <w:p w14:paraId="0EAC770C" w14:textId="095FC6D4" w:rsidR="00CA21CA" w:rsidRDefault="00CA21CA" w:rsidP="00075C02">
      <w:pPr>
        <w:rPr>
          <w:lang w:val="en-US"/>
        </w:rPr>
      </w:pPr>
    </w:p>
    <w:p w14:paraId="2FCA46C0" w14:textId="621C42E9" w:rsidR="00DA4D1A" w:rsidRPr="00DA4D1A" w:rsidRDefault="00CA21CA" w:rsidP="00DA4D1A">
      <w:pPr>
        <w:rPr>
          <w:lang w:val="en-US"/>
        </w:rPr>
      </w:pPr>
      <w:r w:rsidRPr="00CA21CA">
        <w:rPr>
          <w:noProof/>
        </w:rPr>
        <w:drawing>
          <wp:inline distT="0" distB="0" distL="0" distR="0" wp14:anchorId="7FB3FFCB" wp14:editId="5FDEBB64">
            <wp:extent cx="5731510" cy="120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F38C" w14:textId="77777777" w:rsidR="00DA4D1A" w:rsidRPr="00DA4D1A" w:rsidRDefault="00DA4D1A" w:rsidP="00DA4D1A"/>
    <w:p w14:paraId="6F77CF68" w14:textId="18CA9BDE" w:rsidR="00AB7A79" w:rsidRDefault="00C803FC" w:rsidP="00C803FC">
      <w:pPr>
        <w:pStyle w:val="Heading3"/>
      </w:pPr>
      <w:r>
        <w:lastRenderedPageBreak/>
        <w:t>Configuration folder</w:t>
      </w:r>
    </w:p>
    <w:p w14:paraId="587D1D0A" w14:textId="11BE30F1" w:rsidR="004A4391" w:rsidRDefault="0031672C" w:rsidP="004A4391">
      <w:r>
        <w:t xml:space="preserve">The Configuration folder include the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</w:t>
      </w:r>
      <w:r w:rsidR="009B5B86">
        <w:t>E</w:t>
      </w:r>
      <w:r>
        <w:t xml:space="preserve">xcel configuration </w:t>
      </w:r>
      <w:r w:rsidR="009B5B86">
        <w:t xml:space="preserve">file </w:t>
      </w:r>
      <w:r w:rsidR="00B2546E">
        <w:t>with different type of input in each sheet</w:t>
      </w:r>
      <w:r w:rsidR="007A028C">
        <w:t>:</w:t>
      </w:r>
    </w:p>
    <w:p w14:paraId="522593E4" w14:textId="386C951C" w:rsidR="00966245" w:rsidRDefault="00B2546E" w:rsidP="00966245">
      <w:pPr>
        <w:pStyle w:val="ListParagraph"/>
        <w:numPr>
          <w:ilvl w:val="0"/>
          <w:numId w:val="15"/>
        </w:numPr>
      </w:pPr>
      <w:r w:rsidRPr="00B2546E">
        <w:rPr>
          <w:i/>
          <w:iCs/>
        </w:rPr>
        <w:t>Authors</w:t>
      </w:r>
      <w:r>
        <w:t xml:space="preserve"> sheet: </w:t>
      </w:r>
      <w:r w:rsidR="007A028C">
        <w:t>list of authors</w:t>
      </w:r>
      <w:r>
        <w:t xml:space="preserve"> </w:t>
      </w:r>
      <w:r w:rsidR="00F14B6F">
        <w:t xml:space="preserve">to be </w:t>
      </w:r>
      <w:r w:rsidR="007A028C">
        <w:t>included in the final html report</w:t>
      </w:r>
    </w:p>
    <w:p w14:paraId="12F058D3" w14:textId="06A76155" w:rsidR="00614143" w:rsidRDefault="004D4DAC" w:rsidP="00966245">
      <w:pPr>
        <w:pStyle w:val="ListParagraph"/>
        <w:numPr>
          <w:ilvl w:val="0"/>
          <w:numId w:val="15"/>
        </w:numPr>
      </w:pPr>
      <w:proofErr w:type="spellStart"/>
      <w:r>
        <w:t>Pest_list</w:t>
      </w:r>
      <w:proofErr w:type="spellEnd"/>
      <w:r>
        <w:t xml:space="preserve"> sheet: list of organisms (scientific name) </w:t>
      </w:r>
      <w:r w:rsidR="00966245">
        <w:t>to be analysed</w:t>
      </w:r>
    </w:p>
    <w:p w14:paraId="0C3EE9F4" w14:textId="224DD2CE" w:rsidR="00ED0DB3" w:rsidRDefault="00966245" w:rsidP="00ED0DB3">
      <w:pPr>
        <w:pStyle w:val="ListParagraph"/>
        <w:numPr>
          <w:ilvl w:val="0"/>
          <w:numId w:val="15"/>
        </w:numPr>
      </w:pPr>
      <w:proofErr w:type="spellStart"/>
      <w:r w:rsidRPr="00966245">
        <w:rPr>
          <w:i/>
          <w:iCs/>
        </w:rPr>
        <w:t>Pest_status_to_be_included</w:t>
      </w:r>
      <w:proofErr w:type="spellEnd"/>
      <w:r>
        <w:t xml:space="preserve"> sheet: </w:t>
      </w:r>
      <w:r w:rsidR="006D72FB">
        <w:t xml:space="preserve">type of observations from the EPPO observed distribution table to be considered in the analysis. </w:t>
      </w:r>
      <w:r w:rsidR="00DB742D">
        <w:t>Default</w:t>
      </w:r>
      <w:r w:rsidR="006D72FB">
        <w:t xml:space="preserve"> list includes: “Present, no details”, “Present, widespread”, “Present, restricted distribution”, “Present, few occurrences”</w:t>
      </w:r>
      <w:r w:rsidR="00B46D59">
        <w:t xml:space="preserve">. This is relevant only if </w:t>
      </w:r>
      <w:r w:rsidR="003B5F4F">
        <w:t>SCAN-</w:t>
      </w:r>
      <w:proofErr w:type="spellStart"/>
      <w:r w:rsidR="003B5F4F">
        <w:t>Clim</w:t>
      </w:r>
      <w:proofErr w:type="spellEnd"/>
      <w:r w:rsidR="003B5F4F">
        <w:t xml:space="preserve"> connect to the EPPO Global database, i.e. a distribution table is not provided by the user.</w:t>
      </w:r>
    </w:p>
    <w:p w14:paraId="5E4DA2A3" w14:textId="119BCDE3" w:rsidR="00966245" w:rsidRDefault="00ED0DB3" w:rsidP="00966245">
      <w:pPr>
        <w:pStyle w:val="ListParagraph"/>
        <w:numPr>
          <w:ilvl w:val="0"/>
          <w:numId w:val="15"/>
        </w:numPr>
      </w:pPr>
      <w:proofErr w:type="spellStart"/>
      <w:r w:rsidRPr="00DB742D">
        <w:rPr>
          <w:i/>
          <w:iCs/>
        </w:rPr>
        <w:t>Climates_to_be_removed</w:t>
      </w:r>
      <w:proofErr w:type="spellEnd"/>
      <w:r>
        <w:t xml:space="preserve"> sheet: </w:t>
      </w:r>
      <w:r w:rsidR="00DB742D">
        <w:t xml:space="preserve">List of climates </w:t>
      </w:r>
      <w:r w:rsidR="00975495">
        <w:t xml:space="preserve">generally </w:t>
      </w:r>
      <w:r w:rsidR="00DB742D">
        <w:t>not relevant for the analysis. Default includes “Ocean”, “</w:t>
      </w:r>
      <w:proofErr w:type="spellStart"/>
      <w:r w:rsidR="00DB742D">
        <w:t>Dsb</w:t>
      </w:r>
      <w:proofErr w:type="spellEnd"/>
      <w:r w:rsidR="00DB742D">
        <w:t>”, “</w:t>
      </w:r>
      <w:proofErr w:type="spellStart"/>
      <w:r w:rsidR="00DB742D">
        <w:t>Dsc</w:t>
      </w:r>
      <w:proofErr w:type="spellEnd"/>
      <w:r w:rsidR="00DB742D">
        <w:t>”</w:t>
      </w:r>
    </w:p>
    <w:p w14:paraId="5A4E20E5" w14:textId="7139BDF6" w:rsidR="006D72FB" w:rsidRPr="000B398C" w:rsidRDefault="006D72FB" w:rsidP="00966245">
      <w:pPr>
        <w:pStyle w:val="ListParagraph"/>
        <w:numPr>
          <w:ilvl w:val="0"/>
          <w:numId w:val="15"/>
        </w:numPr>
      </w:pPr>
      <w:proofErr w:type="gramStart"/>
      <w:r>
        <w:rPr>
          <w:i/>
          <w:iCs/>
        </w:rPr>
        <w:t>Other</w:t>
      </w:r>
      <w:proofErr w:type="gramEnd"/>
      <w:r>
        <w:rPr>
          <w:i/>
          <w:iCs/>
        </w:rPr>
        <w:t xml:space="preserve"> setting</w:t>
      </w:r>
      <w:r w:rsidR="000B398C">
        <w:rPr>
          <w:i/>
          <w:iCs/>
        </w:rPr>
        <w:t xml:space="preserve">s </w:t>
      </w:r>
      <w:r w:rsidR="000B398C" w:rsidRPr="000B398C">
        <w:t>sheet</w:t>
      </w:r>
      <w:r w:rsidR="000B398C">
        <w:rPr>
          <w:i/>
          <w:iCs/>
        </w:rPr>
        <w:t>: user can select</w:t>
      </w:r>
    </w:p>
    <w:p w14:paraId="4F3985BF" w14:textId="62A5EC85" w:rsidR="000B398C" w:rsidRPr="000B398C" w:rsidRDefault="000B398C" w:rsidP="000B398C">
      <w:pPr>
        <w:pStyle w:val="ListParagraph"/>
        <w:numPr>
          <w:ilvl w:val="1"/>
          <w:numId w:val="15"/>
        </w:numPr>
      </w:pPr>
      <w:r w:rsidRPr="000B398C">
        <w:t xml:space="preserve">Remove from the output </w:t>
      </w:r>
      <w:r w:rsidR="002233AB">
        <w:t xml:space="preserve">all the climates </w:t>
      </w:r>
      <w:proofErr w:type="gramStart"/>
      <w:r w:rsidR="002233AB">
        <w:t>not present</w:t>
      </w:r>
      <w:proofErr w:type="gramEnd"/>
      <w:r w:rsidR="002233AB">
        <w:t xml:space="preserve"> in EU</w:t>
      </w:r>
      <w:r w:rsidRPr="000B398C">
        <w:t xml:space="preserve"> (yes/no)</w:t>
      </w:r>
    </w:p>
    <w:p w14:paraId="718536FC" w14:textId="61263A89" w:rsidR="000B398C" w:rsidRDefault="000B398C" w:rsidP="000B398C">
      <w:pPr>
        <w:pStyle w:val="ListParagraph"/>
        <w:numPr>
          <w:ilvl w:val="1"/>
          <w:numId w:val="15"/>
        </w:numPr>
      </w:pPr>
      <w:r>
        <w:t xml:space="preserve">Select region to map: </w:t>
      </w:r>
      <w:r w:rsidR="00EB57F2">
        <w:t>dropdown list currently includ</w:t>
      </w:r>
      <w:r w:rsidR="00E754FF">
        <w:t>e</w:t>
      </w:r>
      <w:r w:rsidR="0004472D">
        <w:t>s</w:t>
      </w:r>
      <w:r w:rsidR="00EB57F2">
        <w:t xml:space="preserve"> Global, America, Asia, Australia, Caribbean, Europe, Oceania, USA, Peru, South East Asia, </w:t>
      </w:r>
      <w:r w:rsidR="00EF16C2">
        <w:t>China, South East China</w:t>
      </w:r>
      <w:r w:rsidR="0004472D">
        <w:t>. Other countries, or specific regions can be added (contact the developer).</w:t>
      </w:r>
    </w:p>
    <w:p w14:paraId="302D3C0A" w14:textId="2FF028E6" w:rsidR="00EF16C2" w:rsidRDefault="00EF16C2" w:rsidP="000B398C">
      <w:pPr>
        <w:pStyle w:val="ListParagraph"/>
        <w:numPr>
          <w:ilvl w:val="1"/>
          <w:numId w:val="15"/>
        </w:numPr>
      </w:pPr>
      <w:r>
        <w:t>Recalculate EU27 climate list:</w:t>
      </w:r>
      <w:r w:rsidR="00F46F76">
        <w:t xml:space="preserve"> yes/no. </w:t>
      </w:r>
      <w:r w:rsidR="00EF6271">
        <w:t>I</w:t>
      </w:r>
      <w:r>
        <w:t xml:space="preserve">n the case a new climate classification map is used, </w:t>
      </w:r>
      <w:r w:rsidR="00F46F76">
        <w:t xml:space="preserve">the recalculation </w:t>
      </w:r>
      <w:r w:rsidR="007D0880">
        <w:t>is</w:t>
      </w:r>
      <w:r w:rsidR="00F46F76">
        <w:t xml:space="preserve"> necessary</w:t>
      </w:r>
    </w:p>
    <w:p w14:paraId="0F639F89" w14:textId="086A5501" w:rsidR="00EF6271" w:rsidRDefault="000A1ECC" w:rsidP="000B398C">
      <w:pPr>
        <w:pStyle w:val="ListParagraph"/>
        <w:numPr>
          <w:ilvl w:val="1"/>
          <w:numId w:val="15"/>
        </w:numPr>
      </w:pPr>
      <w:r>
        <w:t>E</w:t>
      </w:r>
      <w:r w:rsidR="00EF6271">
        <w:t>PPO API token</w:t>
      </w:r>
      <w:r>
        <w:t xml:space="preserve">: </w:t>
      </w:r>
      <w:del w:id="61" w:author="Alan" w:date="2021-11-16T16:51:00Z">
        <w:r w:rsidR="004D6FF0" w:rsidDel="009251AB">
          <w:delText>In order t</w:delText>
        </w:r>
      </w:del>
      <w:ins w:id="62" w:author="Alan" w:date="2021-11-16T16:51:00Z">
        <w:r w:rsidR="009251AB">
          <w:t>T</w:t>
        </w:r>
      </w:ins>
      <w:r w:rsidR="004D6FF0">
        <w:t xml:space="preserve">o connect to the EPPO Global database users need to have an account registered </w:t>
      </w:r>
      <w:r w:rsidR="00B42072">
        <w:t>in the EPPO Data Services (</w:t>
      </w:r>
      <w:hyperlink r:id="rId25" w:history="1">
        <w:r w:rsidR="00B42072" w:rsidRPr="002F3511">
          <w:rPr>
            <w:rStyle w:val="Hyperlink"/>
          </w:rPr>
          <w:t>https://data.eppo.int/</w:t>
        </w:r>
      </w:hyperlink>
      <w:r w:rsidR="00B42072">
        <w:t xml:space="preserve">). After </w:t>
      </w:r>
      <w:r w:rsidR="005D2863">
        <w:t>login</w:t>
      </w:r>
      <w:r w:rsidR="00B42072">
        <w:t xml:space="preserve">, the token can be </w:t>
      </w:r>
      <w:r w:rsidR="00ED0DB3">
        <w:t xml:space="preserve">copied from the </w:t>
      </w:r>
      <w:r w:rsidR="007D0880">
        <w:t xml:space="preserve">personal </w:t>
      </w:r>
      <w:r w:rsidR="00ED0DB3">
        <w:t>home page</w:t>
      </w:r>
    </w:p>
    <w:p w14:paraId="5D1BB74F" w14:textId="31F42F9D" w:rsidR="00926F86" w:rsidRDefault="00926F86" w:rsidP="000B398C">
      <w:pPr>
        <w:pStyle w:val="ListParagraph"/>
        <w:numPr>
          <w:ilvl w:val="1"/>
          <w:numId w:val="15"/>
        </w:numPr>
      </w:pPr>
      <w:r>
        <w:t>Print html report (yes/no). Selecting “no” reduces th</w:t>
      </w:r>
      <w:r w:rsidR="00920F72">
        <w:t xml:space="preserve">e </w:t>
      </w:r>
      <w:r w:rsidR="00C53AA3">
        <w:t>time for map generation to around 40</w:t>
      </w:r>
      <w:r w:rsidR="008B0DD7">
        <w:t>-45 sec</w:t>
      </w:r>
      <w:r w:rsidR="00711CA0">
        <w:t>onds</w:t>
      </w:r>
    </w:p>
    <w:p w14:paraId="7FD361E3" w14:textId="37844F9D" w:rsidR="00711CA0" w:rsidRDefault="00711CA0" w:rsidP="000B398C">
      <w:pPr>
        <w:pStyle w:val="ListParagraph"/>
        <w:numPr>
          <w:ilvl w:val="1"/>
          <w:numId w:val="15"/>
        </w:numPr>
      </w:pPr>
      <w:r>
        <w:t>Save GIS layers (yes/no)</w:t>
      </w:r>
    </w:p>
    <w:p w14:paraId="001E8607" w14:textId="22B424EB" w:rsidR="00614143" w:rsidRDefault="00DB742D" w:rsidP="0056560A">
      <w:pPr>
        <w:pStyle w:val="ListParagraph"/>
        <w:numPr>
          <w:ilvl w:val="0"/>
          <w:numId w:val="15"/>
        </w:numPr>
      </w:pPr>
      <w:r w:rsidRPr="001E00F3">
        <w:rPr>
          <w:i/>
          <w:iCs/>
        </w:rPr>
        <w:t>tech</w:t>
      </w:r>
      <w:r>
        <w:t xml:space="preserve"> sheet</w:t>
      </w:r>
      <w:r w:rsidR="00123D21">
        <w:t xml:space="preserve"> (hidden</w:t>
      </w:r>
      <w:r w:rsidR="00711CA0">
        <w:t xml:space="preserve"> sheet</w:t>
      </w:r>
      <w:r w:rsidR="00123D21">
        <w:t>)</w:t>
      </w:r>
      <w:r>
        <w:t xml:space="preserve">: </w:t>
      </w:r>
      <w:r w:rsidR="00530E27">
        <w:t xml:space="preserve">hidden </w:t>
      </w:r>
      <w:r>
        <w:t>sheet</w:t>
      </w:r>
      <w:r w:rsidR="00123D21">
        <w:t>, not to be modified by the user</w:t>
      </w:r>
      <w:r w:rsidR="005C053E">
        <w:t>, including</w:t>
      </w:r>
      <w:r w:rsidR="003126C8">
        <w:t xml:space="preserve"> </w:t>
      </w:r>
      <w:r w:rsidR="001E00F3">
        <w:t xml:space="preserve">info/data needed </w:t>
      </w:r>
      <w:r w:rsidR="00FB36B0">
        <w:t xml:space="preserve">for the </w:t>
      </w:r>
      <w:r w:rsidR="002C19E7">
        <w:t>dropdown menu</w:t>
      </w:r>
      <w:r w:rsidR="00BA0212">
        <w:t>s</w:t>
      </w:r>
      <w:r w:rsidR="002C19E7">
        <w:t xml:space="preserve"> included in the configuration file</w:t>
      </w:r>
      <w:r w:rsidR="00F11B55">
        <w:t xml:space="preserve"> itself</w:t>
      </w:r>
      <w:r w:rsidR="007D0880">
        <w:t>.</w:t>
      </w:r>
    </w:p>
    <w:p w14:paraId="58C80057" w14:textId="633FF374" w:rsidR="00661F1A" w:rsidRDefault="00D821AD" w:rsidP="003F0F9F">
      <w:pPr>
        <w:pStyle w:val="Heading2"/>
      </w:pPr>
      <w:bookmarkStart w:id="63" w:name="_Ref80020595"/>
      <w:r>
        <w:t xml:space="preserve">Running </w:t>
      </w:r>
      <w:r w:rsidR="00883753">
        <w:t>SCAN-</w:t>
      </w:r>
      <w:proofErr w:type="spellStart"/>
      <w:r w:rsidR="00883753">
        <w:t>Clim</w:t>
      </w:r>
      <w:proofErr w:type="spellEnd"/>
      <w:r w:rsidR="003A2E15">
        <w:t>: scenarios of analysis</w:t>
      </w:r>
      <w:bookmarkEnd w:id="63"/>
    </w:p>
    <w:p w14:paraId="7264DBD9" w14:textId="5E288FAD" w:rsidR="000F317D" w:rsidRDefault="00E04FA7" w:rsidP="000F317D">
      <w:r>
        <w:fldChar w:fldCharType="begin"/>
      </w:r>
      <w:r>
        <w:instrText xml:space="preserve"> REF _Ref75514556 \h </w:instrText>
      </w:r>
      <w:r>
        <w:fldChar w:fldCharType="separate"/>
      </w:r>
      <w:r w:rsidR="00BD3795">
        <w:t xml:space="preserve">Figure </w:t>
      </w:r>
      <w:r w:rsidR="00BD3795">
        <w:rPr>
          <w:noProof/>
        </w:rPr>
        <w:t>6</w:t>
      </w:r>
      <w:r>
        <w:fldChar w:fldCharType="end"/>
      </w:r>
      <w:r w:rsidR="000F317D">
        <w:t xml:space="preserve"> shows a general representation of the tool workflow. There are basically four main scenarios to run the tool based on the information given as input:</w:t>
      </w:r>
      <w:r w:rsidR="00E45099">
        <w:t xml:space="preserve"> </w:t>
      </w:r>
      <w:r w:rsidR="0057052D">
        <w:t xml:space="preserve">1) </w:t>
      </w:r>
      <w:r w:rsidR="00E45099">
        <w:t xml:space="preserve">Basic configuration, </w:t>
      </w:r>
      <w:r w:rsidR="0057052D">
        <w:t xml:space="preserve">2) </w:t>
      </w:r>
      <w:r w:rsidR="000E08DF">
        <w:t xml:space="preserve">climate list defined by the user, </w:t>
      </w:r>
      <w:r w:rsidR="0057052D">
        <w:t xml:space="preserve">3) pest distribution defined by the user, 4) climate list and pest </w:t>
      </w:r>
      <w:r w:rsidR="00C065B9">
        <w:t xml:space="preserve">distribution defined by the user. The </w:t>
      </w:r>
      <w:r w:rsidR="00BC6701">
        <w:t>steps included in the basic configuration are common to all the scenarios.</w:t>
      </w:r>
    </w:p>
    <w:p w14:paraId="276124FB" w14:textId="6186453A" w:rsidR="00BC6701" w:rsidRDefault="00BC6701" w:rsidP="000F317D">
      <w:r w:rsidRPr="00B41357">
        <w:rPr>
          <w:noProof/>
        </w:rPr>
        <w:lastRenderedPageBreak/>
        <w:drawing>
          <wp:inline distT="0" distB="0" distL="0" distR="0" wp14:anchorId="771AA0DA" wp14:editId="5399C2C8">
            <wp:extent cx="4376495" cy="564832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116" cy="565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C832" w14:textId="3121E776" w:rsidR="00BC6701" w:rsidRDefault="007779B5" w:rsidP="00BC6701">
      <w:bookmarkStart w:id="64" w:name="_Ref75514556"/>
      <w:r w:rsidRPr="007779B5">
        <w:rPr>
          <w:b/>
          <w:bCs/>
        </w:rPr>
        <w:t xml:space="preserve">Figure </w:t>
      </w:r>
      <w:r w:rsidRPr="007779B5">
        <w:rPr>
          <w:b/>
          <w:bCs/>
        </w:rPr>
        <w:fldChar w:fldCharType="begin"/>
      </w:r>
      <w:r w:rsidRPr="007779B5">
        <w:rPr>
          <w:b/>
          <w:bCs/>
        </w:rPr>
        <w:instrText xml:space="preserve"> SEQ Figure \* ARABIC </w:instrText>
      </w:r>
      <w:r w:rsidRPr="007779B5">
        <w:rPr>
          <w:b/>
          <w:bCs/>
        </w:rPr>
        <w:fldChar w:fldCharType="separate"/>
      </w:r>
      <w:r w:rsidR="00C8244F">
        <w:rPr>
          <w:b/>
          <w:bCs/>
          <w:noProof/>
        </w:rPr>
        <w:t>6</w:t>
      </w:r>
      <w:r w:rsidRPr="007779B5">
        <w:rPr>
          <w:b/>
          <w:bCs/>
        </w:rPr>
        <w:fldChar w:fldCharType="end"/>
      </w:r>
      <w:bookmarkEnd w:id="64"/>
      <w:r w:rsidRPr="007779B5">
        <w:rPr>
          <w:b/>
          <w:bCs/>
        </w:rPr>
        <w:t>.</w:t>
      </w:r>
      <w:r>
        <w:t xml:space="preserve"> </w:t>
      </w:r>
      <w:r w:rsidR="00883753">
        <w:t>SCAN-</w:t>
      </w:r>
      <w:proofErr w:type="spellStart"/>
      <w:r w:rsidR="00883753">
        <w:t>Clim</w:t>
      </w:r>
      <w:proofErr w:type="spellEnd"/>
      <w:r w:rsidRPr="0039222C">
        <w:t xml:space="preserve"> general workflow</w:t>
      </w:r>
    </w:p>
    <w:p w14:paraId="3289CA3B" w14:textId="176E7B0F" w:rsidR="00FC01F8" w:rsidRDefault="00FC01F8" w:rsidP="00CA7771">
      <w:pPr>
        <w:pStyle w:val="Heading3"/>
      </w:pPr>
      <w:r>
        <w:t>Basic configuration</w:t>
      </w:r>
    </w:p>
    <w:p w14:paraId="7840D4FB" w14:textId="7C96963E" w:rsidR="00545173" w:rsidRDefault="00CA7771" w:rsidP="00545173">
      <w:r>
        <w:t>In the Basic configuration</w:t>
      </w:r>
      <w:r w:rsidR="000F317D">
        <w:t xml:space="preserve"> the only </w:t>
      </w:r>
      <w:r w:rsidR="007F78D9">
        <w:t xml:space="preserve">needed </w:t>
      </w:r>
      <w:r w:rsidR="000F317D">
        <w:t xml:space="preserve">input is the scientific name of the organism under assessment. </w:t>
      </w:r>
      <w:r w:rsidR="00883753">
        <w:t>SCAN-</w:t>
      </w:r>
      <w:proofErr w:type="spellStart"/>
      <w:r w:rsidR="00883753">
        <w:t>Clim</w:t>
      </w:r>
      <w:proofErr w:type="spellEnd"/>
      <w:r w:rsidR="000F317D">
        <w:t xml:space="preserve"> connects to the EPPO Global Database through a dedicated REST API (https://data.eppo.int/documentation/rest, registration and token is needed), downloads the pest distribution table, retrieve the list of relevant climates overlapping the cropped administrative layers (based on the distribution list) and the </w:t>
      </w:r>
      <w:proofErr w:type="spellStart"/>
      <w:r w:rsidR="001C4312" w:rsidRPr="001C4312">
        <w:t>Köppen</w:t>
      </w:r>
      <w:proofErr w:type="spellEnd"/>
      <w:r w:rsidR="001C4312" w:rsidRPr="001C4312">
        <w:t>-Geiger</w:t>
      </w:r>
      <w:r w:rsidR="001C4312">
        <w:t xml:space="preserve"> </w:t>
      </w:r>
      <w:r w:rsidR="000F317D">
        <w:t>raster file, and outputs a climate suitability map based on information at country level (i.e. resolution of EPPO GD distribution table).</w:t>
      </w:r>
      <w:r w:rsidR="00545173">
        <w:t xml:space="preserve"> In </w:t>
      </w:r>
      <w:r w:rsidR="00545173">
        <w:fldChar w:fldCharType="begin"/>
      </w:r>
      <w:r w:rsidR="00545173">
        <w:instrText xml:space="preserve"> REF _Ref76567892 \h </w:instrText>
      </w:r>
      <w:r w:rsidR="00545173">
        <w:fldChar w:fldCharType="separate"/>
      </w:r>
      <w:r w:rsidR="00545173">
        <w:t xml:space="preserve">Table </w:t>
      </w:r>
      <w:r w:rsidR="00545173">
        <w:rPr>
          <w:noProof/>
        </w:rPr>
        <w:t>2</w:t>
      </w:r>
      <w:r w:rsidR="00545173">
        <w:fldChar w:fldCharType="end"/>
      </w:r>
      <w:r w:rsidR="00545173">
        <w:t xml:space="preserve"> a step-by-step guide to run </w:t>
      </w:r>
      <w:r w:rsidR="00883753">
        <w:t>SCAN-</w:t>
      </w:r>
      <w:proofErr w:type="spellStart"/>
      <w:r w:rsidR="00883753">
        <w:t>Clim</w:t>
      </w:r>
      <w:proofErr w:type="spellEnd"/>
      <w:r w:rsidR="00545173">
        <w:t xml:space="preserve"> is available.</w:t>
      </w:r>
    </w:p>
    <w:p w14:paraId="308AF428" w14:textId="0ED33168" w:rsidR="00035CCB" w:rsidRPr="00035CCB" w:rsidRDefault="00035CCB" w:rsidP="00035CCB">
      <w:pPr>
        <w:pStyle w:val="Heading3"/>
      </w:pPr>
    </w:p>
    <w:p w14:paraId="62D48AEB" w14:textId="77777777" w:rsidR="008923F8" w:rsidRDefault="008923F8" w:rsidP="001E00F3">
      <w:pPr>
        <w:sectPr w:rsidR="008923F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C8A78C" w14:textId="2AE6B15B" w:rsidR="00AF60ED" w:rsidRPr="008D7BB4" w:rsidRDefault="00AF60ED" w:rsidP="00AF60ED">
      <w:pPr>
        <w:pStyle w:val="Caption"/>
        <w:keepNext/>
        <w:rPr>
          <w:b w:val="0"/>
          <w:bCs w:val="0"/>
        </w:rPr>
      </w:pPr>
      <w:bookmarkStart w:id="65" w:name="_Ref76567892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65"/>
      <w:r>
        <w:t xml:space="preserve">. </w:t>
      </w:r>
      <w:r w:rsidR="008D7BB4" w:rsidRPr="008D7BB4">
        <w:rPr>
          <w:b w:val="0"/>
          <w:bCs w:val="0"/>
        </w:rPr>
        <w:t xml:space="preserve">Steps for running the basic configuration of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</w:p>
    <w:tbl>
      <w:tblPr>
        <w:tblStyle w:val="TableGrid"/>
        <w:tblW w:w="14312" w:type="dxa"/>
        <w:tblLook w:val="04A0" w:firstRow="1" w:lastRow="0" w:firstColumn="1" w:lastColumn="0" w:noHBand="0" w:noVBand="1"/>
      </w:tblPr>
      <w:tblGrid>
        <w:gridCol w:w="683"/>
        <w:gridCol w:w="4574"/>
        <w:gridCol w:w="9055"/>
      </w:tblGrid>
      <w:tr w:rsidR="0031348B" w:rsidRPr="00B25300" w14:paraId="6CD72D79" w14:textId="77777777" w:rsidTr="0031348B">
        <w:tc>
          <w:tcPr>
            <w:tcW w:w="683" w:type="dxa"/>
          </w:tcPr>
          <w:p w14:paraId="3DDF332C" w14:textId="1BEDB8D8" w:rsidR="008405BA" w:rsidRPr="00BA40A1" w:rsidRDefault="008405BA" w:rsidP="002A6093">
            <w:pPr>
              <w:ind w:right="-125"/>
              <w:rPr>
                <w:b/>
                <w:bCs/>
                <w:sz w:val="16"/>
                <w:szCs w:val="16"/>
              </w:rPr>
            </w:pPr>
            <w:r w:rsidRPr="00BA40A1">
              <w:rPr>
                <w:b/>
                <w:bCs/>
                <w:sz w:val="16"/>
                <w:szCs w:val="16"/>
              </w:rPr>
              <w:t>Step #</w:t>
            </w:r>
          </w:p>
        </w:tc>
        <w:tc>
          <w:tcPr>
            <w:tcW w:w="4574" w:type="dxa"/>
          </w:tcPr>
          <w:p w14:paraId="22286610" w14:textId="5AAF8E67" w:rsidR="008405BA" w:rsidRPr="00BA40A1" w:rsidRDefault="008405BA" w:rsidP="004B1B80">
            <w:pPr>
              <w:rPr>
                <w:b/>
                <w:bCs/>
                <w:sz w:val="16"/>
                <w:szCs w:val="16"/>
              </w:rPr>
            </w:pPr>
            <w:r w:rsidRPr="00BA40A1">
              <w:rPr>
                <w:b/>
                <w:bCs/>
                <w:sz w:val="16"/>
                <w:szCs w:val="16"/>
              </w:rPr>
              <w:t>Step description</w:t>
            </w:r>
          </w:p>
        </w:tc>
        <w:tc>
          <w:tcPr>
            <w:tcW w:w="9055" w:type="dxa"/>
          </w:tcPr>
          <w:p w14:paraId="02E02AD0" w14:textId="057A6EF1" w:rsidR="008405BA" w:rsidRPr="00BA40A1" w:rsidRDefault="008405BA" w:rsidP="004B1B80">
            <w:pPr>
              <w:rPr>
                <w:b/>
                <w:bCs/>
                <w:sz w:val="16"/>
                <w:szCs w:val="16"/>
              </w:rPr>
            </w:pPr>
            <w:r w:rsidRPr="00BA40A1">
              <w:rPr>
                <w:b/>
                <w:bCs/>
                <w:sz w:val="16"/>
                <w:szCs w:val="16"/>
              </w:rPr>
              <w:t>File</w:t>
            </w:r>
          </w:p>
        </w:tc>
      </w:tr>
      <w:tr w:rsidR="0031348B" w:rsidRPr="00B25300" w14:paraId="0D33E671" w14:textId="77777777" w:rsidTr="0031348B">
        <w:tc>
          <w:tcPr>
            <w:tcW w:w="683" w:type="dxa"/>
          </w:tcPr>
          <w:p w14:paraId="555A28C8" w14:textId="41DE3151" w:rsidR="008405BA" w:rsidRPr="00B25300" w:rsidRDefault="008405BA" w:rsidP="004B1B8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</w:t>
            </w:r>
          </w:p>
        </w:tc>
        <w:tc>
          <w:tcPr>
            <w:tcW w:w="4574" w:type="dxa"/>
          </w:tcPr>
          <w:p w14:paraId="5807DF18" w14:textId="77777777" w:rsidR="00F43F6C" w:rsidRDefault="008405BA" w:rsidP="004B1B80">
            <w:pPr>
              <w:rPr>
                <w:sz w:val="16"/>
                <w:szCs w:val="16"/>
              </w:rPr>
            </w:pPr>
            <w:r w:rsidRPr="00B25300">
              <w:rPr>
                <w:sz w:val="16"/>
                <w:szCs w:val="16"/>
              </w:rPr>
              <w:t>Open the configuration file</w:t>
            </w:r>
          </w:p>
          <w:p w14:paraId="3207FA45" w14:textId="77777777" w:rsidR="00F43F6C" w:rsidRDefault="00F43F6C" w:rsidP="00504B8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Open</w:t>
            </w:r>
            <w:r w:rsidR="00470F06">
              <w:rPr>
                <w:sz w:val="16"/>
                <w:szCs w:val="16"/>
              </w:rPr>
              <w:t xml:space="preserve"> </w:t>
            </w:r>
            <w:proofErr w:type="spellStart"/>
            <w:r w:rsidR="00470F06" w:rsidRPr="00470F06">
              <w:rPr>
                <w:i/>
                <w:iCs/>
                <w:sz w:val="16"/>
                <w:szCs w:val="16"/>
              </w:rPr>
              <w:t>P</w:t>
            </w:r>
            <w:r w:rsidR="00470F06" w:rsidRPr="00F43F6C">
              <w:rPr>
                <w:i/>
                <w:iCs/>
                <w:sz w:val="16"/>
                <w:szCs w:val="16"/>
              </w:rPr>
              <w:t>est</w:t>
            </w:r>
            <w:r w:rsidRPr="00F43F6C">
              <w:rPr>
                <w:i/>
                <w:iCs/>
                <w:sz w:val="16"/>
                <w:szCs w:val="16"/>
              </w:rPr>
              <w:t>_list</w:t>
            </w:r>
            <w:proofErr w:type="spellEnd"/>
            <w:r w:rsidR="00470F06">
              <w:rPr>
                <w:sz w:val="16"/>
                <w:szCs w:val="16"/>
              </w:rPr>
              <w:t xml:space="preserve"> sheet</w:t>
            </w:r>
            <w:r w:rsidR="00504B8E">
              <w:rPr>
                <w:sz w:val="16"/>
                <w:szCs w:val="16"/>
              </w:rPr>
              <w:t xml:space="preserve"> and w</w:t>
            </w:r>
            <w:r>
              <w:rPr>
                <w:sz w:val="16"/>
                <w:szCs w:val="16"/>
              </w:rPr>
              <w:t>rite the scientific name(s) of the organism(s)</w:t>
            </w:r>
          </w:p>
          <w:p w14:paraId="2888C957" w14:textId="097B18BD" w:rsidR="00504B8E" w:rsidRPr="00B25300" w:rsidRDefault="00504B8E" w:rsidP="00504B8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Optionally </w:t>
            </w:r>
            <w:r w:rsidR="00687059">
              <w:rPr>
                <w:sz w:val="16"/>
                <w:szCs w:val="16"/>
              </w:rPr>
              <w:t xml:space="preserve">fill the </w:t>
            </w:r>
            <w:r w:rsidR="00687059" w:rsidRPr="00687059">
              <w:rPr>
                <w:i/>
                <w:iCs/>
                <w:sz w:val="16"/>
                <w:szCs w:val="16"/>
              </w:rPr>
              <w:t>Authors</w:t>
            </w:r>
            <w:r w:rsidR="00687059">
              <w:rPr>
                <w:sz w:val="16"/>
                <w:szCs w:val="16"/>
              </w:rPr>
              <w:t xml:space="preserve"> excel sheet</w:t>
            </w:r>
          </w:p>
        </w:tc>
        <w:tc>
          <w:tcPr>
            <w:tcW w:w="9055" w:type="dxa"/>
          </w:tcPr>
          <w:p w14:paraId="22A0C861" w14:textId="4958E189" w:rsidR="008405BA" w:rsidRPr="00B25300" w:rsidRDefault="008405BA" w:rsidP="004B1B80">
            <w:pPr>
              <w:rPr>
                <w:sz w:val="16"/>
                <w:szCs w:val="16"/>
              </w:rPr>
            </w:pPr>
            <w:r w:rsidRPr="00B25300">
              <w:rPr>
                <w:sz w:val="16"/>
                <w:szCs w:val="16"/>
              </w:rPr>
              <w:t>Configuration folder, excel file</w:t>
            </w:r>
          </w:p>
        </w:tc>
      </w:tr>
      <w:tr w:rsidR="0031348B" w:rsidRPr="00B25300" w14:paraId="058FDFD8" w14:textId="77777777" w:rsidTr="0031348B">
        <w:tc>
          <w:tcPr>
            <w:tcW w:w="683" w:type="dxa"/>
          </w:tcPr>
          <w:p w14:paraId="037A53B3" w14:textId="7A76F792" w:rsidR="008405BA" w:rsidRPr="00B25300" w:rsidRDefault="008405BA" w:rsidP="00840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</w:t>
            </w:r>
          </w:p>
        </w:tc>
        <w:tc>
          <w:tcPr>
            <w:tcW w:w="4574" w:type="dxa"/>
          </w:tcPr>
          <w:p w14:paraId="1B1C2F2E" w14:textId="07413271" w:rsidR="008405BA" w:rsidRPr="00B25300" w:rsidRDefault="008405BA" w:rsidP="00B25300">
            <w:pPr>
              <w:ind w:left="30"/>
              <w:rPr>
                <w:sz w:val="16"/>
                <w:szCs w:val="16"/>
              </w:rPr>
            </w:pPr>
            <w:r w:rsidRPr="00B25300">
              <w:rPr>
                <w:sz w:val="16"/>
                <w:szCs w:val="16"/>
              </w:rPr>
              <w:t xml:space="preserve">Double click on the </w:t>
            </w:r>
            <w:r w:rsidR="00883753">
              <w:rPr>
                <w:i/>
                <w:iCs/>
                <w:sz w:val="16"/>
                <w:szCs w:val="16"/>
              </w:rPr>
              <w:t>SCAN-</w:t>
            </w:r>
            <w:proofErr w:type="spellStart"/>
            <w:r w:rsidR="00883753">
              <w:rPr>
                <w:i/>
                <w:iCs/>
                <w:sz w:val="16"/>
                <w:szCs w:val="16"/>
              </w:rPr>
              <w:t>Clim</w:t>
            </w:r>
            <w:r w:rsidRPr="00B25300">
              <w:rPr>
                <w:i/>
                <w:iCs/>
                <w:sz w:val="16"/>
                <w:szCs w:val="16"/>
              </w:rPr>
              <w:t>.Rproj</w:t>
            </w:r>
            <w:proofErr w:type="spellEnd"/>
            <w:r w:rsidRPr="00B25300">
              <w:rPr>
                <w:sz w:val="16"/>
                <w:szCs w:val="16"/>
              </w:rPr>
              <w:t xml:space="preserve"> file (R project file). The tool should always be opened from this file as this open an R Studio session based on the file system of the tool</w:t>
            </w:r>
            <w:r w:rsidRPr="00B25300">
              <w:rPr>
                <w:noProof/>
                <w:sz w:val="16"/>
                <w:szCs w:val="16"/>
              </w:rPr>
              <w:t xml:space="preserve">. If file extensions are not visible, the name of the file is just </w:t>
            </w:r>
            <w:r w:rsidR="00883753">
              <w:rPr>
                <w:noProof/>
                <w:sz w:val="16"/>
                <w:szCs w:val="16"/>
              </w:rPr>
              <w:t>SCAN-Clim</w:t>
            </w:r>
            <w:r w:rsidRPr="00B25300">
              <w:rPr>
                <w:noProof/>
                <w:sz w:val="16"/>
                <w:szCs w:val="16"/>
              </w:rPr>
              <w:t xml:space="preserve"> and it is the file with the icon shown in this table</w:t>
            </w:r>
          </w:p>
        </w:tc>
        <w:tc>
          <w:tcPr>
            <w:tcW w:w="9055" w:type="dxa"/>
          </w:tcPr>
          <w:p w14:paraId="3792C632" w14:textId="5AABF980" w:rsidR="008405BA" w:rsidRPr="00B25300" w:rsidRDefault="008405BA" w:rsidP="004B1B80">
            <w:pPr>
              <w:rPr>
                <w:sz w:val="16"/>
                <w:szCs w:val="16"/>
              </w:rPr>
            </w:pPr>
          </w:p>
          <w:p w14:paraId="234ABF0B" w14:textId="38B52656" w:rsidR="008405BA" w:rsidRPr="00B25300" w:rsidRDefault="003B692C" w:rsidP="004C784E">
            <w:pPr>
              <w:pStyle w:val="Caption"/>
              <w:rPr>
                <w:sz w:val="16"/>
                <w:szCs w:val="16"/>
              </w:rPr>
            </w:pPr>
            <w:r w:rsidRPr="00B25300">
              <w:rPr>
                <w:noProof/>
                <w:sz w:val="16"/>
                <w:szCs w:val="16"/>
              </w:rPr>
              <w:drawing>
                <wp:inline distT="0" distB="0" distL="0" distR="0" wp14:anchorId="188C9007" wp14:editId="637E2DC3">
                  <wp:extent cx="1530350" cy="224530"/>
                  <wp:effectExtent l="19050" t="19050" r="12700" b="2349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862" cy="2407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48B" w:rsidRPr="00B25300" w14:paraId="55A951BE" w14:textId="77777777" w:rsidTr="0031348B">
        <w:tc>
          <w:tcPr>
            <w:tcW w:w="683" w:type="dxa"/>
          </w:tcPr>
          <w:p w14:paraId="3D5C6237" w14:textId="65335300" w:rsidR="008405BA" w:rsidRDefault="008405BA" w:rsidP="004B1B8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</w:t>
            </w:r>
          </w:p>
        </w:tc>
        <w:tc>
          <w:tcPr>
            <w:tcW w:w="4574" w:type="dxa"/>
          </w:tcPr>
          <w:p w14:paraId="34FF81A0" w14:textId="6E92CF35" w:rsidR="008405BA" w:rsidRDefault="008405BA" w:rsidP="004B1B8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R Studio session opens</w:t>
            </w:r>
            <w:r w:rsidR="0031348B">
              <w:rPr>
                <w:sz w:val="16"/>
                <w:szCs w:val="16"/>
              </w:rPr>
              <w:t>.</w:t>
            </w:r>
          </w:p>
          <w:p w14:paraId="41A8BC0B" w14:textId="20A05494" w:rsidR="00E17B71" w:rsidRPr="0046575C" w:rsidRDefault="002C69B3" w:rsidP="0046575C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 w:rsidRPr="0046575C">
              <w:rPr>
                <w:sz w:val="16"/>
                <w:szCs w:val="16"/>
              </w:rPr>
              <w:t>Focus on the bottom-right panel</w:t>
            </w:r>
            <w:r w:rsidR="00A061C5" w:rsidRPr="0046575C">
              <w:rPr>
                <w:sz w:val="16"/>
                <w:szCs w:val="16"/>
              </w:rPr>
              <w:t xml:space="preserve"> (</w:t>
            </w:r>
            <w:r w:rsidR="0031348B" w:rsidRPr="0046575C">
              <w:rPr>
                <w:sz w:val="16"/>
                <w:szCs w:val="16"/>
              </w:rPr>
              <w:t>black</w:t>
            </w:r>
            <w:r w:rsidR="00A061C5" w:rsidRPr="0046575C">
              <w:rPr>
                <w:sz w:val="16"/>
                <w:szCs w:val="16"/>
              </w:rPr>
              <w:t xml:space="preserve"> rectangle).</w:t>
            </w:r>
          </w:p>
          <w:p w14:paraId="269B9625" w14:textId="7E66F910" w:rsidR="00A061C5" w:rsidRDefault="00A061C5" w:rsidP="0046575C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 w:rsidRPr="0046575C">
              <w:rPr>
                <w:sz w:val="16"/>
                <w:szCs w:val="16"/>
              </w:rPr>
              <w:t xml:space="preserve">Check that the </w:t>
            </w:r>
            <w:r w:rsidR="0046575C" w:rsidRPr="0046575C">
              <w:rPr>
                <w:sz w:val="16"/>
                <w:szCs w:val="16"/>
              </w:rPr>
              <w:t xml:space="preserve">main </w:t>
            </w:r>
            <w:r w:rsidR="00883753">
              <w:rPr>
                <w:sz w:val="16"/>
                <w:szCs w:val="16"/>
              </w:rPr>
              <w:t>SCAN-</w:t>
            </w:r>
            <w:proofErr w:type="spellStart"/>
            <w:r w:rsidR="00883753">
              <w:rPr>
                <w:sz w:val="16"/>
                <w:szCs w:val="16"/>
              </w:rPr>
              <w:t>Clim</w:t>
            </w:r>
            <w:proofErr w:type="spellEnd"/>
            <w:r w:rsidRPr="0046575C">
              <w:rPr>
                <w:sz w:val="16"/>
                <w:szCs w:val="16"/>
              </w:rPr>
              <w:t xml:space="preserve"> directory </w:t>
            </w:r>
            <w:r w:rsidR="0046575C" w:rsidRPr="0046575C">
              <w:rPr>
                <w:sz w:val="16"/>
                <w:szCs w:val="16"/>
              </w:rPr>
              <w:t>is selected or navigate to it</w:t>
            </w:r>
            <w:r w:rsidR="0046575C">
              <w:rPr>
                <w:sz w:val="16"/>
                <w:szCs w:val="16"/>
              </w:rPr>
              <w:t xml:space="preserve"> </w:t>
            </w:r>
            <w:r w:rsidR="0017257B">
              <w:rPr>
                <w:sz w:val="16"/>
                <w:szCs w:val="16"/>
              </w:rPr>
              <w:t>(step 1, red rectangle)</w:t>
            </w:r>
          </w:p>
          <w:p w14:paraId="5B3D70AD" w14:textId="446C7AB8" w:rsidR="009F3309" w:rsidRDefault="009F3309" w:rsidP="0046575C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Single click on the </w:t>
            </w:r>
            <w:r w:rsidR="00883753">
              <w:rPr>
                <w:i/>
                <w:iCs/>
                <w:sz w:val="16"/>
                <w:szCs w:val="16"/>
              </w:rPr>
              <w:t>SCAN-</w:t>
            </w:r>
            <w:proofErr w:type="spellStart"/>
            <w:r w:rsidR="00883753">
              <w:rPr>
                <w:i/>
                <w:iCs/>
                <w:sz w:val="16"/>
                <w:szCs w:val="16"/>
              </w:rPr>
              <w:t>Clim</w:t>
            </w:r>
            <w:r w:rsidRPr="00667F7E">
              <w:rPr>
                <w:i/>
                <w:iCs/>
                <w:sz w:val="16"/>
                <w:szCs w:val="16"/>
              </w:rPr>
              <w:t>_Main</w:t>
            </w:r>
            <w:r w:rsidR="00667F7E" w:rsidRPr="00667F7E">
              <w:rPr>
                <w:i/>
                <w:iCs/>
                <w:sz w:val="16"/>
                <w:szCs w:val="16"/>
              </w:rPr>
              <w:t>.r</w:t>
            </w:r>
            <w:proofErr w:type="spellEnd"/>
            <w:r w:rsidR="00667F7E">
              <w:rPr>
                <w:sz w:val="16"/>
                <w:szCs w:val="16"/>
              </w:rPr>
              <w:t xml:space="preserve"> file</w:t>
            </w:r>
            <w:r>
              <w:rPr>
                <w:sz w:val="16"/>
                <w:szCs w:val="16"/>
              </w:rPr>
              <w:t xml:space="preserve"> </w:t>
            </w:r>
            <w:r w:rsidR="0017257B">
              <w:rPr>
                <w:sz w:val="16"/>
                <w:szCs w:val="16"/>
              </w:rPr>
              <w:t>(step 2, blue rectangle)</w:t>
            </w:r>
          </w:p>
          <w:p w14:paraId="7B8B0295" w14:textId="4007A472" w:rsidR="00A44742" w:rsidRPr="00BA40A1" w:rsidRDefault="00667F7E" w:rsidP="00BA40A1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Click on the button </w:t>
            </w:r>
            <w:r w:rsidRPr="00667F7E">
              <w:rPr>
                <w:i/>
                <w:iCs/>
                <w:sz w:val="16"/>
                <w:szCs w:val="16"/>
              </w:rPr>
              <w:t>Source</w:t>
            </w:r>
            <w:r>
              <w:rPr>
                <w:sz w:val="16"/>
                <w:szCs w:val="16"/>
              </w:rPr>
              <w:t xml:space="preserve"> to run the </w:t>
            </w:r>
            <w:r w:rsidR="00CF2808">
              <w:rPr>
                <w:sz w:val="16"/>
                <w:szCs w:val="16"/>
              </w:rPr>
              <w:t>tool</w:t>
            </w:r>
            <w:r w:rsidR="0044585C">
              <w:rPr>
                <w:sz w:val="16"/>
                <w:szCs w:val="16"/>
              </w:rPr>
              <w:t xml:space="preserve"> </w:t>
            </w:r>
            <w:r w:rsidR="0017257B">
              <w:rPr>
                <w:sz w:val="16"/>
                <w:szCs w:val="16"/>
              </w:rPr>
              <w:t>(step 3, orange rectangle)</w:t>
            </w:r>
          </w:p>
        </w:tc>
        <w:tc>
          <w:tcPr>
            <w:tcW w:w="9055" w:type="dxa"/>
          </w:tcPr>
          <w:p w14:paraId="1EEF1946" w14:textId="532B107F" w:rsidR="008405BA" w:rsidRPr="00B25300" w:rsidRDefault="0031348B" w:rsidP="004B1B80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273EB87" wp14:editId="6AF549A7">
                  <wp:extent cx="5511800" cy="3439439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180" cy="34534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345F9" w14:textId="77777777" w:rsidR="008D7BB4" w:rsidRDefault="008D7BB4" w:rsidP="004B1B80"/>
    <w:p w14:paraId="1E92FD68" w14:textId="4CEEB84D" w:rsidR="008923F8" w:rsidRDefault="008923F8" w:rsidP="008D7BB4">
      <w:pPr>
        <w:sectPr w:rsidR="008923F8" w:rsidSect="008923F8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AF7F892" w14:textId="3656B88A" w:rsidR="00545173" w:rsidRDefault="001A159A" w:rsidP="006F5966">
      <w:pPr>
        <w:pStyle w:val="Heading3"/>
      </w:pPr>
      <w:r>
        <w:lastRenderedPageBreak/>
        <w:t>User</w:t>
      </w:r>
      <w:r w:rsidR="003E5F45">
        <w:t>-</w:t>
      </w:r>
      <w:r>
        <w:t>defined c</w:t>
      </w:r>
      <w:r w:rsidR="00EA15DE">
        <w:t>limate</w:t>
      </w:r>
      <w:r w:rsidR="008042F4">
        <w:t xml:space="preserve"> type</w:t>
      </w:r>
      <w:r w:rsidR="00075D31">
        <w:t>s</w:t>
      </w:r>
      <w:r w:rsidR="00EA15DE">
        <w:t xml:space="preserve"> list </w:t>
      </w:r>
    </w:p>
    <w:p w14:paraId="4A06BE5C" w14:textId="0814DF6E" w:rsidR="00DC4F1F" w:rsidRDefault="00887FE9" w:rsidP="00545173">
      <w:r>
        <w:t xml:space="preserve">Before the steps described for the </w:t>
      </w:r>
      <w:r w:rsidR="00E74FB3" w:rsidRPr="00A430DE">
        <w:rPr>
          <w:i/>
          <w:iCs/>
        </w:rPr>
        <w:t xml:space="preserve">Basic </w:t>
      </w:r>
      <w:r w:rsidRPr="00A430DE">
        <w:rPr>
          <w:i/>
          <w:iCs/>
        </w:rPr>
        <w:t>configuration</w:t>
      </w:r>
      <w:r>
        <w:t xml:space="preserve">, </w:t>
      </w:r>
      <w:r w:rsidR="00F057F3">
        <w:t xml:space="preserve">users can </w:t>
      </w:r>
      <w:r w:rsidR="00970F8E">
        <w:t>specify</w:t>
      </w:r>
      <w:r w:rsidR="00F057F3">
        <w:t xml:space="preserve"> the</w:t>
      </w:r>
      <w:r w:rsidR="00970F8E">
        <w:t xml:space="preserve"> list of</w:t>
      </w:r>
      <w:r w:rsidR="0081092D">
        <w:t xml:space="preserve"> climates</w:t>
      </w:r>
      <w:r w:rsidR="00FD6480">
        <w:t xml:space="preserve"> to be included in the </w:t>
      </w:r>
      <w:r w:rsidR="00583302">
        <w:t xml:space="preserve">final </w:t>
      </w:r>
      <w:r w:rsidR="002F4B45">
        <w:t>output</w:t>
      </w:r>
      <w:r w:rsidR="0081092D">
        <w:t xml:space="preserve"> in a </w:t>
      </w:r>
      <w:r w:rsidR="00DA6D19">
        <w:t xml:space="preserve">.csv file, including a single column </w:t>
      </w:r>
      <w:r w:rsidR="007570B5">
        <w:t>with header “</w:t>
      </w:r>
      <w:r w:rsidR="001E20AE">
        <w:t>c</w:t>
      </w:r>
      <w:r w:rsidR="007570B5">
        <w:t>limates” and the list of the codes of the climates.</w:t>
      </w:r>
      <w:r w:rsidR="008E208F">
        <w:t xml:space="preserve"> </w:t>
      </w:r>
      <w:r w:rsidR="00742E8F">
        <w:fldChar w:fldCharType="begin"/>
      </w:r>
      <w:r w:rsidR="00742E8F">
        <w:instrText xml:space="preserve"> REF _Ref80021866 \h </w:instrText>
      </w:r>
      <w:r w:rsidR="00742E8F">
        <w:fldChar w:fldCharType="separate"/>
      </w:r>
      <w:r w:rsidR="00742E8F">
        <w:t xml:space="preserve">Figure </w:t>
      </w:r>
      <w:r w:rsidR="00742E8F">
        <w:rPr>
          <w:noProof/>
        </w:rPr>
        <w:t>7</w:t>
      </w:r>
      <w:r w:rsidR="00742E8F">
        <w:fldChar w:fldCharType="end"/>
      </w:r>
      <w:r w:rsidR="008E208F">
        <w:t xml:space="preserve"> shows an example file opened in Windows Notepad.</w:t>
      </w:r>
      <w:r w:rsidR="00B835B4">
        <w:t xml:space="preserve"> </w:t>
      </w:r>
      <w:r w:rsidR="00CC3792">
        <w:t xml:space="preserve">An example </w:t>
      </w:r>
      <w:r w:rsidR="009C637F">
        <w:t xml:space="preserve">.csv file is also included in the folder </w:t>
      </w:r>
      <w:r w:rsidR="00D64226">
        <w:rPr>
          <w:i/>
          <w:iCs/>
        </w:rPr>
        <w:t>Documentation</w:t>
      </w:r>
      <w:r w:rsidR="00000B51">
        <w:t xml:space="preserve">. </w:t>
      </w:r>
      <w:r w:rsidR="00B835B4">
        <w:t xml:space="preserve">Such file is to be saved in the folder </w:t>
      </w:r>
      <w:r w:rsidR="00D43BD3" w:rsidRPr="00A430DE">
        <w:rPr>
          <w:i/>
          <w:iCs/>
        </w:rPr>
        <w:t>PESTS/[Pest name]/</w:t>
      </w:r>
      <w:r w:rsidR="00B835B4" w:rsidRPr="00A430DE">
        <w:rPr>
          <w:i/>
          <w:iCs/>
        </w:rPr>
        <w:t>Review/</w:t>
      </w:r>
      <w:proofErr w:type="spellStart"/>
      <w:r w:rsidR="007E1052" w:rsidRPr="00A430DE">
        <w:rPr>
          <w:i/>
          <w:iCs/>
        </w:rPr>
        <w:t>REVIEW.Climate</w:t>
      </w:r>
      <w:proofErr w:type="spellEnd"/>
      <w:r w:rsidR="00D43BD3">
        <w:t>.</w:t>
      </w:r>
      <w:r w:rsidR="00066F2B">
        <w:t xml:space="preserve"> </w:t>
      </w:r>
      <w:r w:rsidR="008D7E25">
        <w:t xml:space="preserve">The steps described in the </w:t>
      </w:r>
      <w:r w:rsidR="00F714A6">
        <w:t xml:space="preserve">Basic configuration are </w:t>
      </w:r>
      <w:r w:rsidR="00A63ED5">
        <w:t xml:space="preserve">then to be </w:t>
      </w:r>
      <w:r w:rsidR="0082734F">
        <w:t>executed.</w:t>
      </w:r>
    </w:p>
    <w:p w14:paraId="44CB8123" w14:textId="4BCECBC2" w:rsidR="00EA15DE" w:rsidRDefault="00883753" w:rsidP="00545173">
      <w:r>
        <w:t>SCAN-</w:t>
      </w:r>
      <w:proofErr w:type="spellStart"/>
      <w:r>
        <w:t>Clim</w:t>
      </w:r>
      <w:proofErr w:type="spellEnd"/>
      <w:r w:rsidR="00522E43">
        <w:t xml:space="preserve"> connects anyway to the EPPO Global Database </w:t>
      </w:r>
      <w:r w:rsidR="007946FD">
        <w:t>to retrieve the distribution table</w:t>
      </w:r>
      <w:r w:rsidR="006F10F5">
        <w:t xml:space="preserve"> but the climates shown in the final </w:t>
      </w:r>
      <w:r w:rsidR="00BC0FE8">
        <w:t xml:space="preserve">map are the ones </w:t>
      </w:r>
      <w:r w:rsidR="00264924">
        <w:t>listed by the user.</w:t>
      </w:r>
    </w:p>
    <w:p w14:paraId="46DEA976" w14:textId="77777777" w:rsidR="00C8244F" w:rsidRDefault="006B115B" w:rsidP="00C8244F">
      <w:pPr>
        <w:keepNext/>
      </w:pPr>
      <w:r>
        <w:rPr>
          <w:noProof/>
        </w:rPr>
        <w:drawing>
          <wp:inline distT="0" distB="0" distL="0" distR="0" wp14:anchorId="307BDA53" wp14:editId="53567AEB">
            <wp:extent cx="4681538" cy="364626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4918" cy="36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A62" w14:textId="747A527C" w:rsidR="006B115B" w:rsidRPr="00C8244F" w:rsidRDefault="00C8244F" w:rsidP="00C8244F">
      <w:pPr>
        <w:pStyle w:val="Caption"/>
        <w:rPr>
          <w:b w:val="0"/>
          <w:bCs w:val="0"/>
        </w:rPr>
      </w:pPr>
      <w:bookmarkStart w:id="66" w:name="_Ref800218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66"/>
      <w:r>
        <w:t>.</w:t>
      </w:r>
      <w:r>
        <w:rPr>
          <w:b w:val="0"/>
          <w:bCs w:val="0"/>
        </w:rPr>
        <w:t xml:space="preserve"> Example .csv file including </w:t>
      </w:r>
      <w:r w:rsidR="00AB6C75">
        <w:rPr>
          <w:b w:val="0"/>
          <w:bCs w:val="0"/>
        </w:rPr>
        <w:t xml:space="preserve">the list of climates to be mapped. The file is shown as visualized in </w:t>
      </w:r>
      <w:r w:rsidR="00742E8F">
        <w:rPr>
          <w:b w:val="0"/>
          <w:bCs w:val="0"/>
        </w:rPr>
        <w:t>Windows</w:t>
      </w:r>
      <w:r w:rsidR="00AB6C75">
        <w:rPr>
          <w:b w:val="0"/>
          <w:bCs w:val="0"/>
        </w:rPr>
        <w:t xml:space="preserve"> </w:t>
      </w:r>
      <w:r w:rsidR="008276F8">
        <w:rPr>
          <w:b w:val="0"/>
          <w:bCs w:val="0"/>
        </w:rPr>
        <w:t>Notepad.</w:t>
      </w:r>
    </w:p>
    <w:p w14:paraId="3607AC4A" w14:textId="15D391A7" w:rsidR="00545173" w:rsidRDefault="003802C4" w:rsidP="00E57CD7">
      <w:pPr>
        <w:pStyle w:val="Heading3"/>
      </w:pPr>
      <w:r>
        <w:t>User</w:t>
      </w:r>
      <w:r w:rsidR="00C96435">
        <w:t>-</w:t>
      </w:r>
      <w:r>
        <w:t>defined pest distribution</w:t>
      </w:r>
    </w:p>
    <w:p w14:paraId="541B21AD" w14:textId="6857A477" w:rsidR="00460621" w:rsidRDefault="00E57CD7" w:rsidP="00B305BB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B</w:t>
      </w:r>
      <w:r w:rsidR="00CD0478" w:rsidRPr="00E57CD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efore the steps described for the </w:t>
      </w:r>
      <w:r w:rsidRPr="003F0346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Basic </w:t>
      </w:r>
      <w:r w:rsidR="00CD0478" w:rsidRPr="003F0346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configuration</w:t>
      </w:r>
      <w:r w:rsidR="00D6255C" w:rsidRPr="00E57CD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user can </w:t>
      </w:r>
      <w:r w:rsidR="00507F7B">
        <w:rPr>
          <w:rFonts w:asciiTheme="minorHAnsi" w:eastAsiaTheme="minorHAnsi" w:hAnsiTheme="minorHAnsi" w:cstheme="minorBidi"/>
          <w:color w:val="auto"/>
          <w:sz w:val="22"/>
          <w:szCs w:val="22"/>
        </w:rPr>
        <w:t>define</w:t>
      </w:r>
      <w:r w:rsidR="005704A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</w:t>
      </w:r>
      <w:r w:rsidR="00507F7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pest distribution table</w:t>
      </w:r>
      <w:r w:rsidR="008871F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in a .csv file</w:t>
      </w:r>
      <w:r w:rsidR="00E33F7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which is to be saved in the folder </w:t>
      </w:r>
      <w:r w:rsidR="00E33F7B" w:rsidRPr="003425DA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PESTS/[pest.name]/</w:t>
      </w:r>
      <w:r w:rsidR="00E33F7B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Review/</w:t>
      </w:r>
      <w:proofErr w:type="spellStart"/>
      <w:r w:rsidR="00192B29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REVIEW.Distribution</w:t>
      </w:r>
      <w:proofErr w:type="spellEnd"/>
      <w:r w:rsidR="00507F7B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  <w:r w:rsidR="001A5A4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14:paraId="1673C207" w14:textId="5FA7AAB9" w:rsidR="00D82099" w:rsidRDefault="00C25C8C" w:rsidP="00B305BB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An example distribution file is included in the </w:t>
      </w:r>
      <w:r w:rsidR="005A52B7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Documentation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folder</w:t>
      </w:r>
      <w:r w:rsidR="00BA2D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however if the tool is firstly run </w:t>
      </w:r>
      <w:r w:rsidR="007D731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with the basic configuration, a distribution table is automatically created including the records from </w:t>
      </w:r>
      <w:r w:rsidR="00357DA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the EPPO Global Database and is saved in the folder </w:t>
      </w:r>
      <w:r w:rsidR="00357DAB" w:rsidRPr="003F0346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PESTS/[pest.name]/Output/Distribution</w:t>
      </w:r>
      <w:r w:rsidR="00357DA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This table can be </w:t>
      </w:r>
      <w:r w:rsidR="00E33F7B">
        <w:rPr>
          <w:rFonts w:asciiTheme="minorHAnsi" w:eastAsiaTheme="minorHAnsi" w:hAnsiTheme="minorHAnsi" w:cstheme="minorBidi"/>
          <w:color w:val="auto"/>
          <w:sz w:val="22"/>
          <w:szCs w:val="22"/>
        </w:rPr>
        <w:t>cop</w:t>
      </w:r>
      <w:r w:rsidR="002163D1">
        <w:rPr>
          <w:rFonts w:asciiTheme="minorHAnsi" w:eastAsiaTheme="minorHAnsi" w:hAnsiTheme="minorHAnsi" w:cstheme="minorBidi"/>
          <w:color w:val="auto"/>
          <w:sz w:val="22"/>
          <w:szCs w:val="22"/>
        </w:rPr>
        <w:t>ied and</w:t>
      </w:r>
      <w:r w:rsidR="00E33F7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pasted to the </w:t>
      </w:r>
      <w:r w:rsidR="002163D1">
        <w:rPr>
          <w:rFonts w:asciiTheme="minorHAnsi" w:eastAsiaTheme="minorHAnsi" w:hAnsiTheme="minorHAnsi" w:cstheme="minorBidi"/>
          <w:color w:val="auto"/>
          <w:sz w:val="22"/>
          <w:szCs w:val="22"/>
        </w:rPr>
        <w:t>review folder and modified with user defined occurrences.</w:t>
      </w:r>
    </w:p>
    <w:p w14:paraId="5BC1CE2A" w14:textId="2319ECEC" w:rsidR="00747B25" w:rsidRDefault="008871FD" w:rsidP="00747B25">
      <w:r>
        <w:t xml:space="preserve">The table </w:t>
      </w:r>
      <w:r w:rsidR="009A0232">
        <w:t xml:space="preserve">must </w:t>
      </w:r>
      <w:r>
        <w:t>include the fields</w:t>
      </w:r>
      <w:r w:rsidR="005A789F">
        <w:t xml:space="preserve"> listed below</w:t>
      </w:r>
      <w:r w:rsidR="00CF1E02">
        <w:t>. N</w:t>
      </w:r>
      <w:r w:rsidR="008E01B4">
        <w:t xml:space="preserve">ot all </w:t>
      </w:r>
      <w:r w:rsidR="00CF1E02">
        <w:t>the fields</w:t>
      </w:r>
      <w:r w:rsidR="008E01B4">
        <w:t xml:space="preserve"> need to be filled</w:t>
      </w:r>
      <w:r w:rsidR="003061B2">
        <w:t xml:space="preserve"> </w:t>
      </w:r>
      <w:r w:rsidR="008E01B4">
        <w:t>in for the correct running of the tool</w:t>
      </w:r>
      <w:r w:rsidR="00342145">
        <w:t>, however they are present for completeness of information o</w:t>
      </w:r>
      <w:r w:rsidR="00333738">
        <w:t>n</w:t>
      </w:r>
      <w:r w:rsidR="00342145">
        <w:t xml:space="preserve"> the </w:t>
      </w:r>
      <w:r w:rsidR="00333738">
        <w:t xml:space="preserve">pest </w:t>
      </w:r>
      <w:r w:rsidR="00342145">
        <w:t>occurrence records</w:t>
      </w:r>
      <w:r w:rsidR="008E01B4">
        <w:t>:</w:t>
      </w:r>
    </w:p>
    <w:p w14:paraId="1C97C33D" w14:textId="4D62A3FE" w:rsidR="008E01B4" w:rsidRDefault="008E01B4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Continent</w:t>
      </w:r>
      <w:r>
        <w:t xml:space="preserve">: </w:t>
      </w:r>
      <w:r w:rsidR="003061B2">
        <w:t>filling not essential</w:t>
      </w:r>
    </w:p>
    <w:p w14:paraId="6EB66EBB" w14:textId="30758EC3" w:rsidR="008E01B4" w:rsidRDefault="008E01B4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Country</w:t>
      </w:r>
      <w:r w:rsidR="0045112D">
        <w:t>:</w:t>
      </w:r>
      <w:r w:rsidR="003061B2">
        <w:t xml:space="preserve"> filling not essential</w:t>
      </w:r>
    </w:p>
    <w:p w14:paraId="57785611" w14:textId="2EED4A80" w:rsidR="008E01B4" w:rsidRDefault="008E01B4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State</w:t>
      </w:r>
      <w:r w:rsidR="003061B2">
        <w:t>: filling not essential</w:t>
      </w:r>
    </w:p>
    <w:p w14:paraId="604FE40B" w14:textId="757929A7" w:rsidR="003061B2" w:rsidRDefault="00774249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Observation</w:t>
      </w:r>
      <w:r>
        <w:t xml:space="preserve">: filling not essential, this </w:t>
      </w:r>
      <w:r w:rsidR="00B44663">
        <w:t>field</w:t>
      </w:r>
      <w:r w:rsidR="0028251D">
        <w:t xml:space="preserve"> </w:t>
      </w:r>
      <w:r>
        <w:t xml:space="preserve">include the name of the </w:t>
      </w:r>
      <w:r w:rsidR="0028251D">
        <w:t>administrative unit where the organism was observed</w:t>
      </w:r>
    </w:p>
    <w:p w14:paraId="5B55AF1C" w14:textId="0E814D1F" w:rsidR="0028251D" w:rsidRDefault="0028251D" w:rsidP="008E01B4">
      <w:pPr>
        <w:pStyle w:val="ListParagraph"/>
        <w:numPr>
          <w:ilvl w:val="0"/>
          <w:numId w:val="17"/>
        </w:numPr>
      </w:pPr>
      <w:proofErr w:type="spellStart"/>
      <w:r w:rsidRPr="003F0346">
        <w:rPr>
          <w:b/>
          <w:bCs/>
        </w:rPr>
        <w:lastRenderedPageBreak/>
        <w:t>admin.source</w:t>
      </w:r>
      <w:proofErr w:type="spellEnd"/>
      <w:r>
        <w:t xml:space="preserve">: </w:t>
      </w:r>
      <w:r w:rsidR="000226AE">
        <w:t xml:space="preserve">this </w:t>
      </w:r>
      <w:r w:rsidR="00BB261D">
        <w:t>field</w:t>
      </w:r>
      <w:r w:rsidR="000226AE">
        <w:t xml:space="preserve"> can include </w:t>
      </w:r>
      <w:r w:rsidR="00E3216C">
        <w:t>three values: “EPPO”</w:t>
      </w:r>
      <w:r w:rsidR="00BB261D">
        <w:t xml:space="preserve">, </w:t>
      </w:r>
      <w:r w:rsidR="00354401">
        <w:t>“FAO.GAUL</w:t>
      </w:r>
      <w:r w:rsidR="00BB261D">
        <w:t>”, or “location”. See below for more information</w:t>
      </w:r>
    </w:p>
    <w:p w14:paraId="304CEB8E" w14:textId="7C8A9888" w:rsidR="00104A75" w:rsidRDefault="00104A75" w:rsidP="008E01B4">
      <w:pPr>
        <w:pStyle w:val="ListParagraph"/>
        <w:numPr>
          <w:ilvl w:val="0"/>
          <w:numId w:val="17"/>
        </w:numPr>
      </w:pPr>
      <w:proofErr w:type="spellStart"/>
      <w:r w:rsidRPr="00104A75">
        <w:rPr>
          <w:b/>
          <w:bCs/>
        </w:rPr>
        <w:t>admin.</w:t>
      </w:r>
      <w:r w:rsidRPr="003F0346">
        <w:rPr>
          <w:b/>
          <w:bCs/>
        </w:rPr>
        <w:t>code</w:t>
      </w:r>
      <w:proofErr w:type="spellEnd"/>
      <w:r>
        <w:t xml:space="preserve">: </w:t>
      </w:r>
      <w:r w:rsidR="005158FF">
        <w:t xml:space="preserve">this field </w:t>
      </w:r>
      <w:r w:rsidR="00CC5258">
        <w:t>should</w:t>
      </w:r>
      <w:r w:rsidR="003D0D67">
        <w:t xml:space="preserve"> </w:t>
      </w:r>
      <w:r w:rsidR="005158FF">
        <w:t xml:space="preserve">include the </w:t>
      </w:r>
      <w:r w:rsidR="00DF2620">
        <w:t xml:space="preserve">FAO.GAUL </w:t>
      </w:r>
      <w:r w:rsidR="005158FF">
        <w:t xml:space="preserve">administrative </w:t>
      </w:r>
      <w:r w:rsidR="00DF2620">
        <w:t>unit codes. Codes are available</w:t>
      </w:r>
      <w:r w:rsidR="005158FF">
        <w:t xml:space="preserve"> in the </w:t>
      </w:r>
      <w:r w:rsidR="005158FF" w:rsidRPr="003425DA">
        <w:rPr>
          <w:i/>
          <w:iCs/>
        </w:rPr>
        <w:t>FAO_GAUL_Codes_and_names.csv</w:t>
      </w:r>
      <w:r w:rsidR="00DF2620">
        <w:t xml:space="preserve"> available in the </w:t>
      </w:r>
      <w:r w:rsidR="00F43EE1" w:rsidRPr="00F43EE1">
        <w:rPr>
          <w:i/>
          <w:iCs/>
        </w:rPr>
        <w:t>Documentation</w:t>
      </w:r>
      <w:r w:rsidR="00DF2620">
        <w:t xml:space="preserve"> folder.</w:t>
      </w:r>
    </w:p>
    <w:p w14:paraId="406404BD" w14:textId="6FBEA695" w:rsidR="00BB261D" w:rsidRDefault="00454B6A" w:rsidP="008E01B4">
      <w:pPr>
        <w:pStyle w:val="ListParagraph"/>
        <w:numPr>
          <w:ilvl w:val="0"/>
          <w:numId w:val="17"/>
        </w:numPr>
      </w:pPr>
      <w:proofErr w:type="spellStart"/>
      <w:r>
        <w:rPr>
          <w:b/>
          <w:bCs/>
        </w:rPr>
        <w:t>lat</w:t>
      </w:r>
      <w:proofErr w:type="spellEnd"/>
      <w:r w:rsidRPr="003F0346">
        <w:t>:</w:t>
      </w:r>
      <w:r>
        <w:t xml:space="preserve"> latitude in decimal degrees </w:t>
      </w:r>
      <w:r w:rsidR="00A60FB7">
        <w:t>(</w:t>
      </w:r>
      <w:r>
        <w:t xml:space="preserve">in the case of </w:t>
      </w:r>
      <w:r w:rsidR="00A60FB7">
        <w:t>“</w:t>
      </w:r>
      <w:r>
        <w:t>location</w:t>
      </w:r>
      <w:r w:rsidR="00A60FB7">
        <w:t>”</w:t>
      </w:r>
      <w:r>
        <w:t xml:space="preserve"> occurrences</w:t>
      </w:r>
      <w:r w:rsidR="00A60FB7">
        <w:t>)</w:t>
      </w:r>
    </w:p>
    <w:p w14:paraId="78EA8AC3" w14:textId="07F9BC88" w:rsidR="00454B6A" w:rsidRDefault="00454B6A" w:rsidP="008E01B4">
      <w:pPr>
        <w:pStyle w:val="ListParagraph"/>
        <w:numPr>
          <w:ilvl w:val="0"/>
          <w:numId w:val="17"/>
        </w:numPr>
      </w:pPr>
      <w:r>
        <w:rPr>
          <w:b/>
          <w:bCs/>
        </w:rPr>
        <w:t>long</w:t>
      </w:r>
      <w:r w:rsidRPr="003F0346">
        <w:t>:</w:t>
      </w:r>
      <w:r>
        <w:t xml:space="preserve"> longitude in decimal degrees </w:t>
      </w:r>
      <w:r w:rsidR="00DF2620">
        <w:t>(</w:t>
      </w:r>
      <w:r>
        <w:t xml:space="preserve">in the case of </w:t>
      </w:r>
      <w:r w:rsidR="00A60FB7">
        <w:t>“</w:t>
      </w:r>
      <w:r>
        <w:t>location</w:t>
      </w:r>
      <w:r w:rsidR="00A60FB7">
        <w:t>”</w:t>
      </w:r>
      <w:r>
        <w:t xml:space="preserve"> occurrences</w:t>
      </w:r>
      <w:r w:rsidR="00DF2620">
        <w:t>)</w:t>
      </w:r>
    </w:p>
    <w:p w14:paraId="3324FFC5" w14:textId="2225F2BE" w:rsidR="00BD3CB2" w:rsidRDefault="00BD3CB2" w:rsidP="00BD3CB2">
      <w:r>
        <w:t xml:space="preserve">Here is a step-by-step </w:t>
      </w:r>
      <w:r w:rsidR="006D5DC2">
        <w:t>instruction on how to</w:t>
      </w:r>
      <w:r>
        <w:t xml:space="preserve"> fill the distribution table:</w:t>
      </w:r>
    </w:p>
    <w:p w14:paraId="1C53480A" w14:textId="58A67373" w:rsidR="00BD3CB2" w:rsidRDefault="00094AE8" w:rsidP="00BD3CB2">
      <w:pPr>
        <w:pStyle w:val="ListParagraph"/>
        <w:numPr>
          <w:ilvl w:val="0"/>
          <w:numId w:val="18"/>
        </w:numPr>
      </w:pPr>
      <w:r>
        <w:t xml:space="preserve">if </w:t>
      </w:r>
      <w:r w:rsidR="00883753">
        <w:t>SCAN-</w:t>
      </w:r>
      <w:proofErr w:type="spellStart"/>
      <w:r w:rsidR="00883753">
        <w:t>Clim</w:t>
      </w:r>
      <w:proofErr w:type="spellEnd"/>
      <w:r w:rsidR="00315E15">
        <w:t xml:space="preserve"> was run with</w:t>
      </w:r>
      <w:r>
        <w:t xml:space="preserve"> the basic configuration</w:t>
      </w:r>
      <w:r w:rsidR="00315E15">
        <w:t xml:space="preserve"> a distribution table in the Output folder can be used. This table will a</w:t>
      </w:r>
      <w:r w:rsidR="00D53801">
        <w:t>l</w:t>
      </w:r>
      <w:r w:rsidR="00315E15">
        <w:t>ready include EPPO records</w:t>
      </w:r>
      <w:r w:rsidR="006D5DC2">
        <w:t xml:space="preserve"> (country level)</w:t>
      </w:r>
      <w:r w:rsidR="00315E15">
        <w:t xml:space="preserve">. User can decide to keep </w:t>
      </w:r>
      <w:r w:rsidR="00D53801">
        <w:t xml:space="preserve">those records or remove them. </w:t>
      </w:r>
    </w:p>
    <w:p w14:paraId="773F03E3" w14:textId="6BFDC8CF" w:rsidR="00D53801" w:rsidRDefault="00D53801" w:rsidP="00BD3CB2">
      <w:pPr>
        <w:pStyle w:val="ListParagraph"/>
        <w:numPr>
          <w:ilvl w:val="0"/>
          <w:numId w:val="18"/>
        </w:numPr>
      </w:pPr>
      <w:r>
        <w:t xml:space="preserve">In the case </w:t>
      </w:r>
      <w:r w:rsidR="003322E2">
        <w:t xml:space="preserve">specific location occurrences are available, indicate “location” in the </w:t>
      </w:r>
      <w:proofErr w:type="spellStart"/>
      <w:r w:rsidR="003322E2" w:rsidRPr="003F0346">
        <w:rPr>
          <w:i/>
          <w:iCs/>
        </w:rPr>
        <w:t>admin.source</w:t>
      </w:r>
      <w:proofErr w:type="spellEnd"/>
      <w:r w:rsidR="003322E2">
        <w:t xml:space="preserve"> field</w:t>
      </w:r>
      <w:r w:rsidR="00C50587">
        <w:t xml:space="preserve">, and geographic coordinates in the </w:t>
      </w:r>
      <w:proofErr w:type="spellStart"/>
      <w:r w:rsidR="00C50587" w:rsidRPr="003F0346">
        <w:rPr>
          <w:i/>
          <w:iCs/>
        </w:rPr>
        <w:t>lat</w:t>
      </w:r>
      <w:proofErr w:type="spellEnd"/>
      <w:r w:rsidR="00C50587">
        <w:t xml:space="preserve"> and </w:t>
      </w:r>
      <w:r w:rsidR="00C50587" w:rsidRPr="003F0346">
        <w:rPr>
          <w:i/>
          <w:iCs/>
        </w:rPr>
        <w:t>long</w:t>
      </w:r>
      <w:r w:rsidR="00C50587">
        <w:t xml:space="preserve"> fields</w:t>
      </w:r>
    </w:p>
    <w:p w14:paraId="020DB054" w14:textId="7DB8766D" w:rsidR="008F0CF9" w:rsidRDefault="008F0CF9" w:rsidP="00BD3CB2">
      <w:pPr>
        <w:pStyle w:val="ListParagraph"/>
        <w:numPr>
          <w:ilvl w:val="0"/>
          <w:numId w:val="18"/>
        </w:numPr>
      </w:pPr>
      <w:r>
        <w:t xml:space="preserve">In the case occurrences refer to administrative units (from the country level to the </w:t>
      </w:r>
      <w:r w:rsidR="00044FA6">
        <w:t xml:space="preserve">province/county level), indicate “FAO.GAUL” in the </w:t>
      </w:r>
      <w:proofErr w:type="spellStart"/>
      <w:r w:rsidR="00044FA6" w:rsidRPr="003F0346">
        <w:rPr>
          <w:i/>
          <w:iCs/>
        </w:rPr>
        <w:t>admin.source</w:t>
      </w:r>
      <w:proofErr w:type="spellEnd"/>
      <w:r w:rsidR="00044FA6">
        <w:t xml:space="preserve"> field, </w:t>
      </w:r>
      <w:r w:rsidR="00FF5A8D">
        <w:t xml:space="preserve">the name of the administrative unit in the </w:t>
      </w:r>
      <w:r w:rsidR="00FF5A8D" w:rsidRPr="003F0346">
        <w:rPr>
          <w:i/>
          <w:iCs/>
        </w:rPr>
        <w:t>Observation</w:t>
      </w:r>
      <w:r w:rsidR="00FF5A8D">
        <w:t xml:space="preserve"> field and the </w:t>
      </w:r>
      <w:r w:rsidR="00AE433D">
        <w:t xml:space="preserve">FAO GAUL administrative code in the </w:t>
      </w:r>
      <w:proofErr w:type="spellStart"/>
      <w:r w:rsidR="00AE433D" w:rsidRPr="003F0346">
        <w:rPr>
          <w:i/>
          <w:iCs/>
        </w:rPr>
        <w:t>admin.code</w:t>
      </w:r>
      <w:proofErr w:type="spellEnd"/>
      <w:r w:rsidR="00AE433D">
        <w:t xml:space="preserve"> field. </w:t>
      </w:r>
      <w:r w:rsidR="009F7C06">
        <w:t xml:space="preserve">If the administrative code is not indicated </w:t>
      </w:r>
      <w:r w:rsidR="00883753">
        <w:t>SCAN-</w:t>
      </w:r>
      <w:proofErr w:type="spellStart"/>
      <w:r w:rsidR="00883753">
        <w:t>Clim</w:t>
      </w:r>
      <w:proofErr w:type="spellEnd"/>
      <w:r w:rsidR="009F7C06">
        <w:t xml:space="preserve"> run anyway trying to match </w:t>
      </w:r>
      <w:r w:rsidR="009614D4">
        <w:t xml:space="preserve">the names indicated in the Observation fields with </w:t>
      </w:r>
      <w:r w:rsidR="008C0DDD">
        <w:t xml:space="preserve">the names </w:t>
      </w:r>
      <w:r w:rsidR="002A76AE">
        <w:t>included in</w:t>
      </w:r>
      <w:r w:rsidR="008C0DDD">
        <w:t xml:space="preserve"> the geographic layers</w:t>
      </w:r>
      <w:r w:rsidR="002A76AE">
        <w:t xml:space="preserve"> used for mapping</w:t>
      </w:r>
      <w:r w:rsidR="008C0DDD">
        <w:t xml:space="preserve">. </w:t>
      </w:r>
      <w:r w:rsidR="002A76AE">
        <w:t>However,</w:t>
      </w:r>
      <w:r w:rsidR="008C0DDD">
        <w:t xml:space="preserve"> </w:t>
      </w:r>
      <w:r w:rsidR="008C0DDD" w:rsidRPr="001D06B2">
        <w:rPr>
          <w:b/>
          <w:bCs/>
        </w:rPr>
        <w:t xml:space="preserve">it is strongly recommended to specify the administrative code as </w:t>
      </w:r>
      <w:r w:rsidR="002A76AE" w:rsidRPr="001D06B2">
        <w:rPr>
          <w:b/>
          <w:bCs/>
        </w:rPr>
        <w:t xml:space="preserve">it is highly possible that </w:t>
      </w:r>
      <w:r w:rsidR="005612B1" w:rsidRPr="001D06B2">
        <w:rPr>
          <w:b/>
          <w:bCs/>
        </w:rPr>
        <w:t xml:space="preserve">for </w:t>
      </w:r>
      <w:r w:rsidR="00F20838" w:rsidRPr="001D06B2">
        <w:rPr>
          <w:b/>
          <w:bCs/>
        </w:rPr>
        <w:t xml:space="preserve">some reason (e.g. local name vs international name, accents, </w:t>
      </w:r>
      <w:r w:rsidR="00423E5F" w:rsidRPr="001D06B2">
        <w:rPr>
          <w:b/>
          <w:bCs/>
        </w:rPr>
        <w:t>machine international configurations) the names do not match</w:t>
      </w:r>
      <w:r w:rsidR="00423E5F">
        <w:t>. The administrative codes can be found in the</w:t>
      </w:r>
      <w:r w:rsidR="006D645D">
        <w:t xml:space="preserve"> </w:t>
      </w:r>
      <w:r w:rsidR="006D645D" w:rsidRPr="003425DA">
        <w:rPr>
          <w:i/>
          <w:iCs/>
        </w:rPr>
        <w:t>FAO_GAUL_Codes_and_names.csv</w:t>
      </w:r>
      <w:r w:rsidR="00423E5F">
        <w:t xml:space="preserve"> file </w:t>
      </w:r>
      <w:r w:rsidR="006D645D">
        <w:t xml:space="preserve">available in the </w:t>
      </w:r>
      <w:r w:rsidR="00F43EE1">
        <w:rPr>
          <w:i/>
          <w:iCs/>
        </w:rPr>
        <w:t>Documentation</w:t>
      </w:r>
      <w:r w:rsidR="006A1C75">
        <w:t xml:space="preserve"> folder. This file includes a table with </w:t>
      </w:r>
      <w:r w:rsidR="003E5DB7">
        <w:t>the different names and codes of the GAUL administrative units</w:t>
      </w:r>
      <w:r w:rsidR="00726906">
        <w:t>, organised per administrative unit level: 0 = Country, 1 = Region, 2 = Province/County.</w:t>
      </w:r>
    </w:p>
    <w:p w14:paraId="33CB8596" w14:textId="68ACF6AD" w:rsidR="00726906" w:rsidRDefault="00506E97" w:rsidP="00726906">
      <w:r>
        <w:t>If a user defined climate list was not included (see previous paragraph)</w:t>
      </w:r>
      <w:r w:rsidR="0056027D">
        <w:t xml:space="preserve"> the </w:t>
      </w:r>
      <w:proofErr w:type="spellStart"/>
      <w:r w:rsidR="00300F7E">
        <w:t>Koppen.Geiger</w:t>
      </w:r>
      <w:proofErr w:type="spellEnd"/>
      <w:r w:rsidR="00300F7E">
        <w:t xml:space="preserve"> climates are extracted using the user defined distribution. </w:t>
      </w:r>
    </w:p>
    <w:p w14:paraId="667B23A7" w14:textId="49E65986" w:rsidR="00E07653" w:rsidRDefault="00883753" w:rsidP="00F54780">
      <w:pPr>
        <w:pStyle w:val="Heading2"/>
      </w:pPr>
      <w:r>
        <w:t>SCAN-</w:t>
      </w:r>
      <w:proofErr w:type="spellStart"/>
      <w:r>
        <w:t>Clim</w:t>
      </w:r>
      <w:proofErr w:type="spellEnd"/>
      <w:r w:rsidR="00F54780">
        <w:t xml:space="preserve"> Output report</w:t>
      </w:r>
    </w:p>
    <w:p w14:paraId="7ED64DCF" w14:textId="58719AAA" w:rsidR="003F0346" w:rsidRPr="009446F5" w:rsidRDefault="00883753" w:rsidP="00E07653">
      <w:r>
        <w:t>SCAN-</w:t>
      </w:r>
      <w:proofErr w:type="spellStart"/>
      <w:r>
        <w:t>Clim</w:t>
      </w:r>
      <w:proofErr w:type="spellEnd"/>
      <w:r w:rsidR="00F54780">
        <w:t xml:space="preserve"> output an .html report </w:t>
      </w:r>
      <w:r w:rsidR="008568E0">
        <w:t xml:space="preserve">save in the folder PESTS/[pest name]/Output which include </w:t>
      </w:r>
      <w:r w:rsidR="00B340EA">
        <w:t xml:space="preserve">the observation table, a table including the list of climates (and their description) </w:t>
      </w:r>
      <w:r w:rsidR="001A52D2">
        <w:t>that were extracted based on the observations, and a map in low resolution</w:t>
      </w:r>
      <w:r w:rsidR="00134ED2">
        <w:t xml:space="preserve"> just for checking purposes. In the case </w:t>
      </w:r>
      <w:r w:rsidR="00353E6B">
        <w:t xml:space="preserve">of observation records not recognised by the tool (and consequently not used to extract the climates) the report </w:t>
      </w:r>
      <w:r w:rsidR="00D402FE">
        <w:t xml:space="preserve">include also a specific paragraph called </w:t>
      </w:r>
      <w:r w:rsidR="00B523D9" w:rsidRPr="003F0346">
        <w:rPr>
          <w:i/>
          <w:iCs/>
        </w:rPr>
        <w:t>Observed distribution: location names that need to be checked</w:t>
      </w:r>
      <w:r w:rsidR="00B523D9">
        <w:rPr>
          <w:i/>
          <w:iCs/>
        </w:rPr>
        <w:t xml:space="preserve"> </w:t>
      </w:r>
      <w:r w:rsidR="00B523D9">
        <w:t xml:space="preserve">where those records are listed. </w:t>
      </w:r>
      <w:r w:rsidR="003F0346">
        <w:t>In this case it is recommended to rerun the tool with a user defined distribution table using the FAO.GAUL codes and names for those records</w:t>
      </w:r>
      <w:r w:rsidR="00B523D9">
        <w:t xml:space="preserve"> </w:t>
      </w:r>
      <w:r w:rsidR="003F0346">
        <w:t>(see previous paragraph).</w:t>
      </w:r>
    </w:p>
    <w:p w14:paraId="053144FB" w14:textId="55C68C0E" w:rsidR="001E00F3" w:rsidRDefault="00DE1003" w:rsidP="00F75CB8">
      <w:pPr>
        <w:pStyle w:val="Heading2"/>
        <w:rPr>
          <w:rFonts w:eastAsiaTheme="minorHAnsi"/>
        </w:rPr>
      </w:pPr>
      <w:r>
        <w:rPr>
          <w:rFonts w:eastAsiaTheme="minorHAnsi"/>
        </w:rPr>
        <w:t>F</w:t>
      </w:r>
      <w:r w:rsidR="00FC4F04">
        <w:rPr>
          <w:rFonts w:eastAsiaTheme="minorHAnsi"/>
        </w:rPr>
        <w:t xml:space="preserve">uture </w:t>
      </w:r>
      <w:commentRangeStart w:id="67"/>
      <w:commentRangeStart w:id="68"/>
      <w:r w:rsidR="00FC4F04">
        <w:rPr>
          <w:rFonts w:eastAsiaTheme="minorHAnsi"/>
        </w:rPr>
        <w:t>developments</w:t>
      </w:r>
      <w:commentRangeEnd w:id="67"/>
      <w:r w:rsidR="009251AB">
        <w:rPr>
          <w:rStyle w:val="CommentReference"/>
          <w:rFonts w:asciiTheme="minorHAnsi" w:eastAsiaTheme="minorHAnsi" w:hAnsiTheme="minorHAnsi" w:cstheme="minorBidi"/>
          <w:b w:val="0"/>
          <w:color w:val="auto"/>
          <w:lang w:val="en-US"/>
        </w:rPr>
        <w:commentReference w:id="67"/>
      </w:r>
      <w:commentRangeEnd w:id="68"/>
      <w:r w:rsidR="007F151D">
        <w:rPr>
          <w:rStyle w:val="CommentReference"/>
          <w:rFonts w:asciiTheme="minorHAnsi" w:eastAsiaTheme="minorHAnsi" w:hAnsiTheme="minorHAnsi" w:cstheme="minorBidi"/>
          <w:b w:val="0"/>
          <w:color w:val="auto"/>
          <w:lang w:val="en-US"/>
        </w:rPr>
        <w:commentReference w:id="68"/>
      </w:r>
    </w:p>
    <w:p w14:paraId="78945789" w14:textId="724BC5ED" w:rsidR="00CF7EA1" w:rsidRDefault="00883753" w:rsidP="00CC3382">
      <w:r>
        <w:t>SCAN-</w:t>
      </w:r>
      <w:proofErr w:type="spellStart"/>
      <w:r>
        <w:t>Clim</w:t>
      </w:r>
      <w:proofErr w:type="spellEnd"/>
      <w:r w:rsidR="00902452">
        <w:t xml:space="preserve"> is </w:t>
      </w:r>
      <w:r w:rsidR="00D37922">
        <w:t xml:space="preserve">still </w:t>
      </w:r>
      <w:r w:rsidR="00902452">
        <w:t>under development</w:t>
      </w:r>
      <w:r w:rsidR="00BD5AE2">
        <w:t>. T</w:t>
      </w:r>
      <w:r w:rsidR="00CC3382">
        <w:t xml:space="preserve">he current version </w:t>
      </w:r>
      <w:r w:rsidR="00BD5AE2">
        <w:t>is being distributed to EFSA staff</w:t>
      </w:r>
      <w:r w:rsidR="00124DE3">
        <w:t>,</w:t>
      </w:r>
      <w:r w:rsidR="00D026C5">
        <w:t xml:space="preserve"> </w:t>
      </w:r>
      <w:del w:id="69" w:author="Alan" w:date="2021-11-16T16:51:00Z">
        <w:r w:rsidR="00706572" w:rsidDel="009251AB">
          <w:delText xml:space="preserve">in order </w:delText>
        </w:r>
      </w:del>
      <w:r w:rsidR="00D026C5">
        <w:t xml:space="preserve">to support working group </w:t>
      </w:r>
      <w:r w:rsidR="006846FE">
        <w:t>activities</w:t>
      </w:r>
      <w:r w:rsidR="00124DE3">
        <w:t>,</w:t>
      </w:r>
      <w:r w:rsidR="006A5D1D">
        <w:t xml:space="preserve"> under developer assistance </w:t>
      </w:r>
      <w:proofErr w:type="gramStart"/>
      <w:r w:rsidR="006A5D1D">
        <w:t>in order to</w:t>
      </w:r>
      <w:proofErr w:type="gramEnd"/>
      <w:r w:rsidR="006A5D1D">
        <w:t xml:space="preserve"> fix minor bugs and to improve usability</w:t>
      </w:r>
      <w:r w:rsidR="00FC4F04">
        <w:t>.</w:t>
      </w:r>
      <w:r w:rsidR="00D026C5">
        <w:t xml:space="preserve"> </w:t>
      </w:r>
      <w:r w:rsidR="008F0014">
        <w:t xml:space="preserve">External users can refer to the developer to have assistance. </w:t>
      </w:r>
    </w:p>
    <w:p w14:paraId="10FCE8AE" w14:textId="56AF46EA" w:rsidR="00FC4F04" w:rsidRDefault="008F0014" w:rsidP="00CC3382">
      <w:r>
        <w:t xml:space="preserve">Further improvement includes the development of an interactive web </w:t>
      </w:r>
      <w:r w:rsidR="00F21CC5">
        <w:t>app</w:t>
      </w:r>
      <w:r w:rsidR="00CF7EA1">
        <w:t xml:space="preserve"> based on R Shiny </w:t>
      </w:r>
      <w:r w:rsidR="00095785">
        <w:t xml:space="preserve">which will be </w:t>
      </w:r>
      <w:r w:rsidR="00CF7EA1">
        <w:t xml:space="preserve">accessible </w:t>
      </w:r>
      <w:r w:rsidR="00F21CC5">
        <w:t>through</w:t>
      </w:r>
      <w:r w:rsidR="00CF7EA1">
        <w:t xml:space="preserve"> the EFSA website</w:t>
      </w:r>
      <w:r w:rsidR="008A1409">
        <w:t xml:space="preserve"> (expected to be delivered </w:t>
      </w:r>
      <w:r w:rsidR="006A2C83">
        <w:t>in 2022</w:t>
      </w:r>
      <w:r w:rsidR="008A1409">
        <w:t>)</w:t>
      </w:r>
      <w:r w:rsidR="008965E9">
        <w:t xml:space="preserve">. This version </w:t>
      </w:r>
      <w:r w:rsidR="000B7BDC">
        <w:t>will greatly improve usability.</w:t>
      </w:r>
    </w:p>
    <w:p w14:paraId="48B94641" w14:textId="4BB09A51" w:rsidR="001A0D76" w:rsidRDefault="001A0D76">
      <w:pPr>
        <w:jc w:val="left"/>
      </w:pPr>
      <w:r>
        <w:br w:type="page"/>
      </w:r>
    </w:p>
    <w:p w14:paraId="12BC740D" w14:textId="3F125831" w:rsidR="006E07A9" w:rsidRDefault="007A626C" w:rsidP="007A626C">
      <w:pPr>
        <w:pStyle w:val="Heading2"/>
      </w:pPr>
      <w:r>
        <w:lastRenderedPageBreak/>
        <w:t>Code reuse</w:t>
      </w:r>
    </w:p>
    <w:p w14:paraId="05CBA5CE" w14:textId="774AEF11" w:rsidR="007A626C" w:rsidRPr="00250D5C" w:rsidRDefault="00CD6557" w:rsidP="00A14DD7">
      <w:r>
        <w:t>T</w:t>
      </w:r>
      <w:r w:rsidR="007F1B35">
        <w:t xml:space="preserve">he </w:t>
      </w:r>
      <w:r>
        <w:t xml:space="preserve">optional </w:t>
      </w:r>
      <w:r w:rsidR="007F1B35">
        <w:t xml:space="preserve">script </w:t>
      </w:r>
      <w:proofErr w:type="spellStart"/>
      <w:r w:rsidR="007F1B35" w:rsidRPr="00250D5C">
        <w:rPr>
          <w:i/>
          <w:iCs/>
        </w:rPr>
        <w:t>Tool_SCANClim.</w:t>
      </w:r>
      <w:r w:rsidR="00203B15" w:rsidRPr="00250D5C">
        <w:rPr>
          <w:i/>
          <w:iCs/>
        </w:rPr>
        <w:t>KG</w:t>
      </w:r>
      <w:r w:rsidR="007F1B35" w:rsidRPr="00250D5C">
        <w:rPr>
          <w:i/>
          <w:iCs/>
        </w:rPr>
        <w:t>map.setup.R</w:t>
      </w:r>
      <w:proofErr w:type="spellEnd"/>
      <w:r w:rsidR="00250D5C">
        <w:t xml:space="preserve"> included in the </w:t>
      </w:r>
      <w:proofErr w:type="spellStart"/>
      <w:r w:rsidR="00250D5C">
        <w:t>R_scripts</w:t>
      </w:r>
      <w:proofErr w:type="spellEnd"/>
      <w:r w:rsidR="00250D5C">
        <w:t xml:space="preserve"> folder </w:t>
      </w:r>
      <w:r>
        <w:t xml:space="preserve">is aimed at setting up the </w:t>
      </w:r>
      <w:proofErr w:type="spellStart"/>
      <w:r w:rsidRPr="00CD6557">
        <w:t>Köppen</w:t>
      </w:r>
      <w:proofErr w:type="spellEnd"/>
      <w:r w:rsidRPr="00CD6557">
        <w:t>-Geiger</w:t>
      </w:r>
      <w:r>
        <w:t xml:space="preserve"> raster file </w:t>
      </w:r>
      <w:r w:rsidR="000C6B49">
        <w:t>and save it as a .</w:t>
      </w:r>
      <w:proofErr w:type="spellStart"/>
      <w:r w:rsidR="000C6B49">
        <w:t>RData</w:t>
      </w:r>
      <w:proofErr w:type="spellEnd"/>
      <w:r w:rsidR="000C6B49">
        <w:t xml:space="preserve"> file used as input by the tool. This script</w:t>
      </w:r>
      <w:r w:rsidR="00A14DD7">
        <w:t xml:space="preserve"> </w:t>
      </w:r>
      <w:r w:rsidR="006B5B1E">
        <w:t>was developed starting from</w:t>
      </w:r>
      <w:r w:rsidR="00A14DD7">
        <w:t xml:space="preserve"> the code published by the Climate Change &amp; Infectious Diseases Group, Institute for Veterinary Public Health</w:t>
      </w:r>
      <w:r w:rsidR="00CC22D0">
        <w:t>,</w:t>
      </w:r>
      <w:r w:rsidR="00A14DD7">
        <w:t xml:space="preserve"> </w:t>
      </w:r>
      <w:proofErr w:type="spellStart"/>
      <w:r w:rsidR="00A14DD7">
        <w:t>Vetmeduni</w:t>
      </w:r>
      <w:proofErr w:type="spellEnd"/>
      <w:r w:rsidR="00CC22D0">
        <w:t>,</w:t>
      </w:r>
      <w:r w:rsidR="00A14DD7">
        <w:t xml:space="preserve"> Vienna, Austria, and freely available at </w:t>
      </w:r>
      <w:hyperlink r:id="rId30" w:history="1">
        <w:r w:rsidR="00A14DD7" w:rsidRPr="00113AF0">
          <w:rPr>
            <w:rStyle w:val="Hyperlink"/>
          </w:rPr>
          <w:t>http://koeppen-geiger.vu-wien.ac.at/present.htm</w:t>
        </w:r>
      </w:hyperlink>
      <w:r w:rsidR="00A14DD7">
        <w:t xml:space="preserve">. </w:t>
      </w:r>
    </w:p>
    <w:p w14:paraId="046686C1" w14:textId="7C0C2F1E" w:rsidR="005B30FD" w:rsidRDefault="00A7406B" w:rsidP="00CF491C">
      <w:pPr>
        <w:pStyle w:val="Heading2"/>
      </w:pPr>
      <w:r>
        <w:t>References</w:t>
      </w:r>
    </w:p>
    <w:p w14:paraId="13E22189" w14:textId="77777777" w:rsidR="000E7AB4" w:rsidRPr="000E7AB4" w:rsidRDefault="005D2863" w:rsidP="000E7AB4">
      <w:pPr>
        <w:pStyle w:val="EndNoteBibliography"/>
        <w:spacing w:after="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0E7AB4" w:rsidRPr="000E7AB4">
        <w:t>EFSA Panel on Plant Health, Bragard, C., Di Serio, F., Gonthier, P., Jaques Miret, J.A., Justesen, A.F., Magnusson, C.S., Milonas, P., Navas-Cortes, J.A., Parnell, S., Potting, R., Reignault, P.L., Thulke, H.-H., Van der Werf, W., Vicent Civera, A., Yuen, J., Zappalà, L., Gregoire, J.-C., Malumphy, C., Campese, C., Czwienczek, E., Kertesz, V., Maiorano, A., MacLeod, A., 2021. Pest categorisation of Phlyctinus callosus. EFSA Journal 19, e06800.</w:t>
      </w:r>
    </w:p>
    <w:p w14:paraId="1F21FF13" w14:textId="77777777" w:rsidR="000E7AB4" w:rsidRPr="000E7AB4" w:rsidRDefault="000E7AB4" w:rsidP="000E7AB4">
      <w:pPr>
        <w:pStyle w:val="EndNoteBibliography"/>
        <w:spacing w:after="0"/>
      </w:pPr>
      <w:r w:rsidRPr="000E7AB4">
        <w:t>Kottek, M., Grieser, J., Beck, C., Rudolf, B., Rubel, F., 2006. World Map of the Köppen-Geiger climate classification updated. Meteorologische Zeitschrift 15, 259-263.</w:t>
      </w:r>
    </w:p>
    <w:p w14:paraId="7328C4A8" w14:textId="77777777" w:rsidR="000E7AB4" w:rsidRPr="000E7AB4" w:rsidRDefault="000E7AB4" w:rsidP="000E7AB4">
      <w:pPr>
        <w:pStyle w:val="EndNoteBibliography"/>
      </w:pPr>
      <w:r w:rsidRPr="000E7AB4">
        <w:t>Rubel, F., Brugger, K., Haslinger, K., Auer, I., 2017. The climate of the European Alps: Shift of very high resolution Köppen-Geiger climate zones 1800–2100. Meteorologische Zeitschrift 26, 115-125.</w:t>
      </w:r>
    </w:p>
    <w:p w14:paraId="571BFAC3" w14:textId="0B270649" w:rsidR="005D2863" w:rsidRDefault="005D2863" w:rsidP="006162A6">
      <w:r>
        <w:fldChar w:fldCharType="end"/>
      </w:r>
    </w:p>
    <w:p w14:paraId="4050E95B" w14:textId="29F28806" w:rsidR="00B71257" w:rsidRDefault="00B71257"/>
    <w:sectPr w:rsidR="00B71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8" w:author="Alan" w:date="2021-11-16T16:34:00Z" w:initials="A">
    <w:p w14:paraId="0B07B0C4" w14:textId="188F7EFC" w:rsidR="00D60A80" w:rsidRDefault="00D60A80">
      <w:pPr>
        <w:pStyle w:val="CommentText"/>
      </w:pPr>
      <w:r>
        <w:rPr>
          <w:rStyle w:val="CommentReference"/>
        </w:rPr>
        <w:annotationRef/>
      </w:r>
      <w:r>
        <w:t>Consider likelihood rather than “risk” since impact / consequence is not being considered.</w:t>
      </w:r>
    </w:p>
  </w:comment>
  <w:comment w:id="9" w:author="MAIORANO Andrea" w:date="2021-11-23T18:02:00Z" w:initials="MA">
    <w:p w14:paraId="3076921D" w14:textId="771B0C00" w:rsidR="00A320E1" w:rsidRDefault="00A320E1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2" w:author="Alan" w:date="2021-11-16T16:36:00Z" w:initials="A">
    <w:p w14:paraId="54075200" w14:textId="5F86DAD3" w:rsidR="00D60A80" w:rsidRDefault="00D60A80">
      <w:pPr>
        <w:pStyle w:val="CommentText"/>
      </w:pPr>
      <w:r>
        <w:rPr>
          <w:rStyle w:val="CommentReference"/>
        </w:rPr>
        <w:annotationRef/>
      </w:r>
      <w:r>
        <w:t xml:space="preserve">Area is not being </w:t>
      </w:r>
      <w:proofErr w:type="gramStart"/>
      <w:r>
        <w:t>assessed,</w:t>
      </w:r>
      <w:proofErr w:type="gramEnd"/>
      <w:r>
        <w:t xml:space="preserve"> a pest is being assessed</w:t>
      </w:r>
    </w:p>
  </w:comment>
  <w:comment w:id="13" w:author="MAIORANO Andrea" w:date="2021-11-23T18:02:00Z" w:initials="MA">
    <w:p w14:paraId="7951E37A" w14:textId="06E05FCF" w:rsidR="00A320E1" w:rsidRDefault="00A320E1">
      <w:pPr>
        <w:pStyle w:val="CommentText"/>
      </w:pPr>
      <w:r>
        <w:rPr>
          <w:rStyle w:val="CommentReference"/>
        </w:rPr>
        <w:annotationRef/>
      </w:r>
      <w:r>
        <w:t>Removed “Under assessment”</w:t>
      </w:r>
    </w:p>
  </w:comment>
  <w:comment w:id="15" w:author="Alan" w:date="2021-11-16T16:37:00Z" w:initials="A">
    <w:p w14:paraId="5385AC4A" w14:textId="384DF49F" w:rsidR="00D60A80" w:rsidRDefault="00D60A80">
      <w:pPr>
        <w:pStyle w:val="CommentText"/>
      </w:pPr>
      <w:r>
        <w:rPr>
          <w:rStyle w:val="CommentReference"/>
        </w:rPr>
        <w:annotationRef/>
      </w:r>
      <w:r>
        <w:t>Could mention other approaches, or give references for other approaches</w:t>
      </w:r>
    </w:p>
  </w:comment>
  <w:comment w:id="16" w:author="MAIORANO Andrea" w:date="2021-11-23T18:03:00Z" w:initials="MA">
    <w:p w14:paraId="124395D6" w14:textId="750F7A3B" w:rsidR="00DC434F" w:rsidRDefault="00DC434F">
      <w:pPr>
        <w:pStyle w:val="CommentText"/>
      </w:pPr>
      <w:r>
        <w:rPr>
          <w:rStyle w:val="CommentReference"/>
        </w:rPr>
        <w:annotationRef/>
      </w:r>
      <w:r>
        <w:t>Mentioned SDM and CLIMEX</w:t>
      </w:r>
    </w:p>
  </w:comment>
  <w:comment w:id="23" w:author="Alan" w:date="2021-11-16T16:40:00Z" w:initials="A">
    <w:p w14:paraId="6ACE4E5F" w14:textId="4B547DA1" w:rsidR="00D60A80" w:rsidRDefault="00D60A80">
      <w:pPr>
        <w:pStyle w:val="CommentText"/>
      </w:pPr>
      <w:r>
        <w:rPr>
          <w:rStyle w:val="CommentReference"/>
        </w:rPr>
        <w:annotationRef/>
      </w:r>
      <w:r>
        <w:t xml:space="preserve">One example doesn’t really support the statement that the KG approach is widely used. Could say </w:t>
      </w:r>
      <w:proofErr w:type="gramStart"/>
      <w:r>
        <w:t>KG  was</w:t>
      </w:r>
      <w:proofErr w:type="gramEnd"/>
      <w:r>
        <w:t xml:space="preserve"> used in X (number) of EFSA Pest </w:t>
      </w:r>
      <w:proofErr w:type="spellStart"/>
      <w:r>
        <w:t>categorisations</w:t>
      </w:r>
      <w:proofErr w:type="spellEnd"/>
      <w:r>
        <w:t xml:space="preserve"> since 2018 or other year. </w:t>
      </w:r>
    </w:p>
  </w:comment>
  <w:comment w:id="24" w:author="MAIORANO Andrea" w:date="2021-11-23T18:08:00Z" w:initials="MA">
    <w:p w14:paraId="45ABED34" w14:textId="175BCBD9" w:rsidR="00040A3C" w:rsidRDefault="00040A3C">
      <w:pPr>
        <w:pStyle w:val="CommentText"/>
      </w:pPr>
      <w:r>
        <w:rPr>
          <w:rStyle w:val="CommentReference"/>
        </w:rPr>
        <w:annotationRef/>
      </w:r>
      <w:r>
        <w:t>Ok. Reported number in 2021</w:t>
      </w:r>
    </w:p>
  </w:comment>
  <w:comment w:id="26" w:author="Alan" w:date="2021-11-16T16:42:00Z" w:initials="A">
    <w:p w14:paraId="036479E2" w14:textId="2371F8C0" w:rsidR="00D60A80" w:rsidRDefault="00D60A80">
      <w:pPr>
        <w:pStyle w:val="CommentText"/>
      </w:pPr>
      <w:r>
        <w:rPr>
          <w:rStyle w:val="CommentReference"/>
        </w:rPr>
        <w:annotationRef/>
      </w:r>
      <w:r>
        <w:t xml:space="preserve">Not clear - Expand text to explain country level means all climates in country are shown / considered </w:t>
      </w:r>
    </w:p>
  </w:comment>
  <w:comment w:id="27" w:author="MAIORANO Andrea" w:date="2021-11-23T18:11:00Z" w:initials="MA">
    <w:p w14:paraId="4F3FE077" w14:textId="4D94C1B8" w:rsidR="003E0CB8" w:rsidRDefault="003E0CB8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d="42" w:author="Alan" w:date="2021-11-16T16:44:00Z" w:initials="A">
    <w:p w14:paraId="6660B3B1" w14:textId="39A21B5E" w:rsidR="00D60A80" w:rsidRDefault="00D60A80">
      <w:pPr>
        <w:pStyle w:val="CommentText"/>
      </w:pPr>
      <w:r>
        <w:rPr>
          <w:rStyle w:val="CommentReference"/>
        </w:rPr>
        <w:annotationRef/>
      </w:r>
      <w:r>
        <w:t xml:space="preserve">Grid refence </w:t>
      </w:r>
      <w:r w:rsidR="009251AB">
        <w:t>coordinates or</w:t>
      </w:r>
      <w:r>
        <w:t xml:space="preserve"> latitude / longitude</w:t>
      </w:r>
    </w:p>
  </w:comment>
  <w:comment w:id="40" w:author="MAIORANO Andrea" w:date="2021-11-23T18:12:00Z" w:initials="MA">
    <w:p w14:paraId="71C298E1" w14:textId="277B85B2" w:rsidR="00F36780" w:rsidRDefault="00F36780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d="45" w:author="Alan" w:date="2021-11-16T16:45:00Z" w:initials="A">
    <w:p w14:paraId="0B9C50E5" w14:textId="1AA8AFDE" w:rsidR="00DA44B8" w:rsidRDefault="00DA44B8">
      <w:pPr>
        <w:pStyle w:val="CommentText"/>
      </w:pPr>
      <w:r>
        <w:rPr>
          <w:rStyle w:val="CommentReference"/>
        </w:rPr>
        <w:annotationRef/>
      </w:r>
      <w:r>
        <w:t>Not really suitability but simply occurrence of climates</w:t>
      </w:r>
    </w:p>
  </w:comment>
  <w:comment w:id="46" w:author="MAIORANO Andrea" w:date="2021-11-23T18:13:00Z" w:initials="MA">
    <w:p w14:paraId="6C4DE94D" w14:textId="4FD8A64B" w:rsidR="00E922F9" w:rsidRDefault="00E922F9">
      <w:pPr>
        <w:pStyle w:val="CommentText"/>
      </w:pPr>
      <w:r>
        <w:rPr>
          <w:rStyle w:val="CommentReference"/>
        </w:rPr>
        <w:annotationRef/>
      </w:r>
      <w:r>
        <w:t>It’s a climate suitability analysis based on climate classification</w:t>
      </w:r>
    </w:p>
  </w:comment>
  <w:comment w:id="50" w:author="Alan" w:date="2021-11-16T16:46:00Z" w:initials="A">
    <w:p w14:paraId="546FA0DA" w14:textId="5EC0386D" w:rsidR="00DA44B8" w:rsidRDefault="00DA44B8">
      <w:pPr>
        <w:pStyle w:val="CommentText"/>
      </w:pPr>
      <w:r>
        <w:rPr>
          <w:rStyle w:val="CommentReference"/>
        </w:rPr>
        <w:annotationRef/>
      </w:r>
      <w:r>
        <w:t>Why just consultants?</w:t>
      </w:r>
    </w:p>
  </w:comment>
  <w:comment w:id="51" w:author="MAIORANO Andrea" w:date="2021-11-23T18:14:00Z" w:initials="MA">
    <w:p w14:paraId="5B5C7B04" w14:textId="5CBC68A6" w:rsidR="000C4E1A" w:rsidRDefault="000C4E1A">
      <w:pPr>
        <w:pStyle w:val="CommentText"/>
      </w:pPr>
      <w:r>
        <w:rPr>
          <w:rStyle w:val="CommentReference"/>
        </w:rPr>
        <w:annotationRef/>
      </w:r>
      <w:r>
        <w:t>Agree, added, officers, experts, risk assessors</w:t>
      </w:r>
    </w:p>
  </w:comment>
  <w:comment w:id="67" w:author="Alan" w:date="2021-11-16T16:52:00Z" w:initials="A">
    <w:p w14:paraId="4F640125" w14:textId="5E039E92" w:rsidR="009251AB" w:rsidRDefault="009251AB">
      <w:pPr>
        <w:pStyle w:val="CommentText"/>
      </w:pPr>
      <w:r>
        <w:rPr>
          <w:rStyle w:val="CommentReference"/>
        </w:rPr>
        <w:annotationRef/>
      </w:r>
      <w:r>
        <w:t xml:space="preserve">A pity there is no indication that other layers plan to be included, such as frost days or accumulated temperature which can greatly improve assessment of establishment </w:t>
      </w:r>
      <w:r w:rsidR="008A141B">
        <w:t xml:space="preserve">(examples can be seen in </w:t>
      </w:r>
      <w:proofErr w:type="spellStart"/>
      <w:r w:rsidR="008A141B" w:rsidRPr="008A141B">
        <w:rPr>
          <w:i/>
          <w:iCs/>
        </w:rPr>
        <w:t>Diabrotica</w:t>
      </w:r>
      <w:proofErr w:type="spellEnd"/>
      <w:r w:rsidR="008A141B" w:rsidRPr="008A141B">
        <w:rPr>
          <w:i/>
          <w:iCs/>
        </w:rPr>
        <w:t xml:space="preserve"> </w:t>
      </w:r>
      <w:proofErr w:type="spellStart"/>
      <w:r w:rsidR="008A141B" w:rsidRPr="008A141B">
        <w:rPr>
          <w:i/>
          <w:iCs/>
        </w:rPr>
        <w:t>virgifera</w:t>
      </w:r>
      <w:proofErr w:type="spellEnd"/>
      <w:r w:rsidR="008A141B" w:rsidRPr="008A141B">
        <w:rPr>
          <w:i/>
          <w:iCs/>
        </w:rPr>
        <w:t xml:space="preserve"> </w:t>
      </w:r>
      <w:proofErr w:type="spellStart"/>
      <w:r w:rsidR="008A141B" w:rsidRPr="008A141B">
        <w:rPr>
          <w:i/>
          <w:iCs/>
        </w:rPr>
        <w:t>zea</w:t>
      </w:r>
      <w:proofErr w:type="spellEnd"/>
      <w:r w:rsidR="008A141B">
        <w:t xml:space="preserve">, </w:t>
      </w:r>
      <w:proofErr w:type="spellStart"/>
      <w:r w:rsidR="008A141B" w:rsidRPr="008A141B">
        <w:rPr>
          <w:i/>
          <w:iCs/>
        </w:rPr>
        <w:t>Haplaxius</w:t>
      </w:r>
      <w:proofErr w:type="spellEnd"/>
      <w:r w:rsidR="008A141B" w:rsidRPr="008A141B">
        <w:rPr>
          <w:i/>
          <w:iCs/>
        </w:rPr>
        <w:t xml:space="preserve"> </w:t>
      </w:r>
      <w:proofErr w:type="spellStart"/>
      <w:r w:rsidR="008A141B" w:rsidRPr="008A141B">
        <w:rPr>
          <w:i/>
          <w:iCs/>
        </w:rPr>
        <w:t>crudus</w:t>
      </w:r>
      <w:proofErr w:type="spellEnd"/>
      <w:r w:rsidR="008A141B">
        <w:t xml:space="preserve">, </w:t>
      </w:r>
      <w:proofErr w:type="spellStart"/>
      <w:r w:rsidR="008A141B" w:rsidRPr="008A141B">
        <w:rPr>
          <w:i/>
          <w:iCs/>
        </w:rPr>
        <w:t>Popillia</w:t>
      </w:r>
      <w:proofErr w:type="spellEnd"/>
      <w:r w:rsidR="008A141B" w:rsidRPr="008A141B">
        <w:rPr>
          <w:i/>
          <w:iCs/>
        </w:rPr>
        <w:t xml:space="preserve"> japo</w:t>
      </w:r>
      <w:r w:rsidR="008A141B">
        <w:rPr>
          <w:i/>
          <w:iCs/>
        </w:rPr>
        <w:t>n</w:t>
      </w:r>
      <w:r w:rsidR="008A141B" w:rsidRPr="008A141B">
        <w:rPr>
          <w:i/>
          <w:iCs/>
        </w:rPr>
        <w:t>ica</w:t>
      </w:r>
      <w:r w:rsidR="008A141B">
        <w:t xml:space="preserve"> and </w:t>
      </w:r>
      <w:proofErr w:type="spellStart"/>
      <w:r w:rsidR="008A141B" w:rsidRPr="008A141B">
        <w:rPr>
          <w:i/>
          <w:iCs/>
        </w:rPr>
        <w:t>Retithrips</w:t>
      </w:r>
      <w:proofErr w:type="spellEnd"/>
      <w:r w:rsidR="008A141B" w:rsidRPr="008A141B">
        <w:rPr>
          <w:i/>
          <w:iCs/>
        </w:rPr>
        <w:t xml:space="preserve"> </w:t>
      </w:r>
      <w:proofErr w:type="spellStart"/>
      <w:r w:rsidR="008A141B" w:rsidRPr="008A141B">
        <w:rPr>
          <w:i/>
          <w:iCs/>
        </w:rPr>
        <w:t>syriacus</w:t>
      </w:r>
      <w:proofErr w:type="spellEnd"/>
      <w:r w:rsidR="008A141B">
        <w:t xml:space="preserve"> for example)  </w:t>
      </w:r>
      <w:r>
        <w:t xml:space="preserve"> </w:t>
      </w:r>
    </w:p>
    <w:p w14:paraId="1678E526" w14:textId="77777777" w:rsidR="009251AB" w:rsidRDefault="009251AB">
      <w:pPr>
        <w:pStyle w:val="CommentText"/>
      </w:pPr>
    </w:p>
    <w:p w14:paraId="5FF508A3" w14:textId="4A054C31" w:rsidR="009251AB" w:rsidRDefault="008A141B">
      <w:pPr>
        <w:pStyle w:val="CommentText"/>
      </w:pPr>
      <w:r>
        <w:t>M</w:t>
      </w:r>
      <w:r w:rsidR="009251AB" w:rsidRPr="009251AB">
        <w:t xml:space="preserve">ean number of frost days each year on a global scale for the </w:t>
      </w:r>
      <w:proofErr w:type="gramStart"/>
      <w:r w:rsidR="009251AB" w:rsidRPr="009251AB">
        <w:t>30 year</w:t>
      </w:r>
      <w:proofErr w:type="gramEnd"/>
      <w:r w:rsidR="009251AB" w:rsidRPr="009251AB">
        <w:t xml:space="preserve"> period 1988-2017</w:t>
      </w:r>
      <w:r>
        <w:t xml:space="preserve">: </w:t>
      </w:r>
      <w:r w:rsidR="009251AB" w:rsidRPr="009251AB">
        <w:t>Climatic Research Unit high resolution gridded dataset CRU TS v. 4.03 at 0.5° resolution (https://crudata.uea.ac.uk/cru/data/hrg/)).</w:t>
      </w:r>
    </w:p>
  </w:comment>
  <w:comment w:id="68" w:author="MAIORANO Andrea" w:date="2021-11-23T18:17:00Z" w:initials="MA">
    <w:p w14:paraId="326847E8" w14:textId="215C7AB4" w:rsidR="007F151D" w:rsidRDefault="007F151D">
      <w:pPr>
        <w:pStyle w:val="CommentText"/>
      </w:pPr>
      <w:r>
        <w:rPr>
          <w:rStyle w:val="CommentReference"/>
        </w:rPr>
        <w:annotationRef/>
      </w:r>
      <w:r w:rsidR="00D52523">
        <w:t>Good point. This can be considered in other projects!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B07B0C4" w15:done="0"/>
  <w15:commentEx w15:paraId="3076921D" w15:paraIdParent="0B07B0C4" w15:done="0"/>
  <w15:commentEx w15:paraId="54075200" w15:done="0"/>
  <w15:commentEx w15:paraId="7951E37A" w15:paraIdParent="54075200" w15:done="0"/>
  <w15:commentEx w15:paraId="5385AC4A" w15:done="0"/>
  <w15:commentEx w15:paraId="124395D6" w15:paraIdParent="5385AC4A" w15:done="0"/>
  <w15:commentEx w15:paraId="6ACE4E5F" w15:done="0"/>
  <w15:commentEx w15:paraId="45ABED34" w15:paraIdParent="6ACE4E5F" w15:done="0"/>
  <w15:commentEx w15:paraId="036479E2" w15:done="0"/>
  <w15:commentEx w15:paraId="4F3FE077" w15:paraIdParent="036479E2" w15:done="0"/>
  <w15:commentEx w15:paraId="6660B3B1" w15:done="0"/>
  <w15:commentEx w15:paraId="71C298E1" w15:paraIdParent="6660B3B1" w15:done="0"/>
  <w15:commentEx w15:paraId="0B9C50E5" w15:done="0"/>
  <w15:commentEx w15:paraId="6C4DE94D" w15:paraIdParent="0B9C50E5" w15:done="0"/>
  <w15:commentEx w15:paraId="546FA0DA" w15:done="0"/>
  <w15:commentEx w15:paraId="5B5C7B04" w15:paraIdParent="546FA0DA" w15:done="0"/>
  <w15:commentEx w15:paraId="5FF508A3" w15:done="0"/>
  <w15:commentEx w15:paraId="326847E8" w15:paraIdParent="5FF508A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3E5C26" w16cex:dateUtc="2021-11-16T16:34:00Z"/>
  <w16cex:commentExtensible w16cex:durableId="2547AB3F" w16cex:dateUtc="2021-11-23T17:02:00Z"/>
  <w16cex:commentExtensible w16cex:durableId="253E5C88" w16cex:dateUtc="2021-11-16T16:36:00Z"/>
  <w16cex:commentExtensible w16cex:durableId="2547AB47" w16cex:dateUtc="2021-11-23T17:02:00Z"/>
  <w16cex:commentExtensible w16cex:durableId="253E5CAC" w16cex:dateUtc="2021-11-16T16:37:00Z"/>
  <w16cex:commentExtensible w16cex:durableId="2547AB66" w16cex:dateUtc="2021-11-23T17:03:00Z"/>
  <w16cex:commentExtensible w16cex:durableId="253E5D65" w16cex:dateUtc="2021-11-16T16:40:00Z"/>
  <w16cex:commentExtensible w16cex:durableId="2547ACAB" w16cex:dateUtc="2021-11-23T17:08:00Z"/>
  <w16cex:commentExtensible w16cex:durableId="253E5E0B" w16cex:dateUtc="2021-11-16T16:42:00Z"/>
  <w16cex:commentExtensible w16cex:durableId="2547AD4A" w16cex:dateUtc="2021-11-23T17:11:00Z"/>
  <w16cex:commentExtensible w16cex:durableId="2547AD84" w16cex:dateUtc="2021-11-23T17:12:00Z"/>
  <w16cex:commentExtensible w16cex:durableId="253E5E8E" w16cex:dateUtc="2021-11-16T16:45:00Z"/>
  <w16cex:commentExtensible w16cex:durableId="2547ADB1" w16cex:dateUtc="2021-11-23T17:13:00Z"/>
  <w16cex:commentExtensible w16cex:durableId="253E5EF3" w16cex:dateUtc="2021-11-16T16:46:00Z"/>
  <w16cex:commentExtensible w16cex:durableId="2547AE15" w16cex:dateUtc="2021-11-23T17:14:00Z"/>
  <w16cex:commentExtensible w16cex:durableId="253E603B" w16cex:dateUtc="2021-11-16T16:52:00Z"/>
  <w16cex:commentExtensible w16cex:durableId="2547AECF" w16cex:dateUtc="2021-11-23T17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B07B0C4" w16cid:durableId="253E5C26"/>
  <w16cid:commentId w16cid:paraId="3076921D" w16cid:durableId="2547AB3F"/>
  <w16cid:commentId w16cid:paraId="54075200" w16cid:durableId="253E5C88"/>
  <w16cid:commentId w16cid:paraId="7951E37A" w16cid:durableId="2547AB47"/>
  <w16cid:commentId w16cid:paraId="5385AC4A" w16cid:durableId="253E5CAC"/>
  <w16cid:commentId w16cid:paraId="124395D6" w16cid:durableId="2547AB66"/>
  <w16cid:commentId w16cid:paraId="6ACE4E5F" w16cid:durableId="253E5D65"/>
  <w16cid:commentId w16cid:paraId="45ABED34" w16cid:durableId="2547ACAB"/>
  <w16cid:commentId w16cid:paraId="036479E2" w16cid:durableId="253E5E0B"/>
  <w16cid:commentId w16cid:paraId="4F3FE077" w16cid:durableId="2547AD4A"/>
  <w16cid:commentId w16cid:paraId="71C298E1" w16cid:durableId="2547AD84"/>
  <w16cid:commentId w16cid:paraId="0B9C50E5" w16cid:durableId="253E5E8E"/>
  <w16cid:commentId w16cid:paraId="6C4DE94D" w16cid:durableId="2547ADB1"/>
  <w16cid:commentId w16cid:paraId="546FA0DA" w16cid:durableId="253E5EF3"/>
  <w16cid:commentId w16cid:paraId="5B5C7B04" w16cid:durableId="2547AE15"/>
  <w16cid:commentId w16cid:paraId="5FF508A3" w16cid:durableId="253E603B"/>
  <w16cid:commentId w16cid:paraId="326847E8" w16cid:durableId="2547AEC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05C125" w14:textId="77777777" w:rsidR="00305979" w:rsidRDefault="00305979" w:rsidP="00AD760F">
      <w:pPr>
        <w:spacing w:after="0" w:line="240" w:lineRule="auto"/>
      </w:pPr>
      <w:r>
        <w:separator/>
      </w:r>
    </w:p>
  </w:endnote>
  <w:endnote w:type="continuationSeparator" w:id="0">
    <w:p w14:paraId="75C4FC46" w14:textId="77777777" w:rsidR="00305979" w:rsidRDefault="00305979" w:rsidP="00AD760F">
      <w:pPr>
        <w:spacing w:after="0" w:line="240" w:lineRule="auto"/>
      </w:pPr>
      <w:r>
        <w:continuationSeparator/>
      </w:r>
    </w:p>
  </w:endnote>
  <w:endnote w:type="continuationNotice" w:id="1">
    <w:p w14:paraId="5A027163" w14:textId="77777777" w:rsidR="00305979" w:rsidRDefault="003059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30588" w14:textId="77777777" w:rsidR="00305979" w:rsidRDefault="00305979" w:rsidP="00AD760F">
      <w:pPr>
        <w:spacing w:after="0" w:line="240" w:lineRule="auto"/>
      </w:pPr>
      <w:r>
        <w:separator/>
      </w:r>
    </w:p>
  </w:footnote>
  <w:footnote w:type="continuationSeparator" w:id="0">
    <w:p w14:paraId="3560D047" w14:textId="77777777" w:rsidR="00305979" w:rsidRDefault="00305979" w:rsidP="00AD760F">
      <w:pPr>
        <w:spacing w:after="0" w:line="240" w:lineRule="auto"/>
      </w:pPr>
      <w:r>
        <w:continuationSeparator/>
      </w:r>
    </w:p>
  </w:footnote>
  <w:footnote w:type="continuationNotice" w:id="1">
    <w:p w14:paraId="001CC50E" w14:textId="77777777" w:rsidR="00305979" w:rsidRDefault="00305979">
      <w:pPr>
        <w:spacing w:after="0" w:line="240" w:lineRule="auto"/>
      </w:pPr>
    </w:p>
  </w:footnote>
  <w:footnote w:id="2">
    <w:p w14:paraId="3FF660A2" w14:textId="0C25E6E0" w:rsidR="00AD760F" w:rsidRDefault="00AD760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="009E71B7" w:rsidRPr="0066383E">
          <w:rPr>
            <w:rStyle w:val="Hyperlink"/>
          </w:rPr>
          <w:t>http://koeppen-geiger.vu-wien.ac.at/present.htm</w:t>
        </w:r>
      </w:hyperlink>
      <w:r w:rsidR="009E71B7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40276"/>
    <w:multiLevelType w:val="hybridMultilevel"/>
    <w:tmpl w:val="986E2A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D5E60"/>
    <w:multiLevelType w:val="hybridMultilevel"/>
    <w:tmpl w:val="841E0BFE"/>
    <w:lvl w:ilvl="0" w:tplc="9E4A2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57D3E"/>
    <w:multiLevelType w:val="hybridMultilevel"/>
    <w:tmpl w:val="006A4B48"/>
    <w:lvl w:ilvl="0" w:tplc="3500BC0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0470D"/>
    <w:multiLevelType w:val="hybridMultilevel"/>
    <w:tmpl w:val="4C9689CA"/>
    <w:lvl w:ilvl="0" w:tplc="A02C3B6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0107E"/>
    <w:multiLevelType w:val="hybridMultilevel"/>
    <w:tmpl w:val="C0702C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20A80"/>
    <w:multiLevelType w:val="hybridMultilevel"/>
    <w:tmpl w:val="02582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855ED"/>
    <w:multiLevelType w:val="hybridMultilevel"/>
    <w:tmpl w:val="47C019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062FB"/>
    <w:multiLevelType w:val="hybridMultilevel"/>
    <w:tmpl w:val="F82665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07E5A"/>
    <w:multiLevelType w:val="hybridMultilevel"/>
    <w:tmpl w:val="1FD472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660E4"/>
    <w:multiLevelType w:val="hybridMultilevel"/>
    <w:tmpl w:val="155818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F3006"/>
    <w:multiLevelType w:val="hybridMultilevel"/>
    <w:tmpl w:val="36E412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484C9F"/>
    <w:multiLevelType w:val="hybridMultilevel"/>
    <w:tmpl w:val="D5662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36D01"/>
    <w:multiLevelType w:val="hybridMultilevel"/>
    <w:tmpl w:val="7204946C"/>
    <w:lvl w:ilvl="0" w:tplc="100869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BF1574"/>
    <w:multiLevelType w:val="hybridMultilevel"/>
    <w:tmpl w:val="4F9A20E0"/>
    <w:lvl w:ilvl="0" w:tplc="D9DE95A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536A86"/>
    <w:multiLevelType w:val="hybridMultilevel"/>
    <w:tmpl w:val="41C6AAAC"/>
    <w:lvl w:ilvl="0" w:tplc="855CB9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A944EF"/>
    <w:multiLevelType w:val="hybridMultilevel"/>
    <w:tmpl w:val="CD163BFC"/>
    <w:lvl w:ilvl="0" w:tplc="ED6851CE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91A4E"/>
    <w:multiLevelType w:val="hybridMultilevel"/>
    <w:tmpl w:val="6E3ECA34"/>
    <w:lvl w:ilvl="0" w:tplc="B3CAB8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0542E"/>
    <w:multiLevelType w:val="hybridMultilevel"/>
    <w:tmpl w:val="6B343D06"/>
    <w:lvl w:ilvl="0" w:tplc="A02C3B6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207A2"/>
    <w:multiLevelType w:val="hybridMultilevel"/>
    <w:tmpl w:val="29BEA27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5"/>
  </w:num>
  <w:num w:numId="5">
    <w:abstractNumId w:val="18"/>
  </w:num>
  <w:num w:numId="6">
    <w:abstractNumId w:val="14"/>
  </w:num>
  <w:num w:numId="7">
    <w:abstractNumId w:val="12"/>
  </w:num>
  <w:num w:numId="8">
    <w:abstractNumId w:val="5"/>
  </w:num>
  <w:num w:numId="9">
    <w:abstractNumId w:val="11"/>
  </w:num>
  <w:num w:numId="10">
    <w:abstractNumId w:val="4"/>
  </w:num>
  <w:num w:numId="11">
    <w:abstractNumId w:val="16"/>
  </w:num>
  <w:num w:numId="12">
    <w:abstractNumId w:val="13"/>
  </w:num>
  <w:num w:numId="13">
    <w:abstractNumId w:val="2"/>
  </w:num>
  <w:num w:numId="14">
    <w:abstractNumId w:val="3"/>
  </w:num>
  <w:num w:numId="15">
    <w:abstractNumId w:val="8"/>
  </w:num>
  <w:num w:numId="16">
    <w:abstractNumId w:val="0"/>
  </w:num>
  <w:num w:numId="17">
    <w:abstractNumId w:val="17"/>
  </w:num>
  <w:num w:numId="18">
    <w:abstractNumId w:val="9"/>
  </w:num>
  <w:num w:numId="1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IORANO Andrea">
    <w15:presenceInfo w15:providerId="AD" w15:userId="S::Andrea.MAIORANO@efsa.europa.eu::ecc3e901-fcdd-4769-b66e-de7907d4cb8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gri Ecosys Enviro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frrw0sa0wtxlews0cv0s04zptwrp2zdpwe&quot;&gt;SCANClim Library&lt;record-ids&gt;&lt;item&gt;1&lt;/item&gt;&lt;item&gt;3&lt;/item&gt;&lt;/record-ids&gt;&lt;/item&gt;&lt;/Libraries&gt;"/>
  </w:docVars>
  <w:rsids>
    <w:rsidRoot w:val="005B30FD"/>
    <w:rsid w:val="0000049E"/>
    <w:rsid w:val="00000B46"/>
    <w:rsid w:val="00000B51"/>
    <w:rsid w:val="00001178"/>
    <w:rsid w:val="000027D6"/>
    <w:rsid w:val="00004C8E"/>
    <w:rsid w:val="00005807"/>
    <w:rsid w:val="00006C92"/>
    <w:rsid w:val="0000BD8F"/>
    <w:rsid w:val="000101D9"/>
    <w:rsid w:val="0001043B"/>
    <w:rsid w:val="00012AC8"/>
    <w:rsid w:val="000146D3"/>
    <w:rsid w:val="00015BE5"/>
    <w:rsid w:val="0001715A"/>
    <w:rsid w:val="000226AE"/>
    <w:rsid w:val="00022EE9"/>
    <w:rsid w:val="00024F9A"/>
    <w:rsid w:val="0002547C"/>
    <w:rsid w:val="00030398"/>
    <w:rsid w:val="000351FC"/>
    <w:rsid w:val="0003577F"/>
    <w:rsid w:val="00035B57"/>
    <w:rsid w:val="00035CCB"/>
    <w:rsid w:val="00036AD3"/>
    <w:rsid w:val="00036BCF"/>
    <w:rsid w:val="0003780B"/>
    <w:rsid w:val="00040A3C"/>
    <w:rsid w:val="00041518"/>
    <w:rsid w:val="00042F25"/>
    <w:rsid w:val="00043AFB"/>
    <w:rsid w:val="0004472D"/>
    <w:rsid w:val="00044FA6"/>
    <w:rsid w:val="00045E62"/>
    <w:rsid w:val="00047857"/>
    <w:rsid w:val="00056A15"/>
    <w:rsid w:val="000579C3"/>
    <w:rsid w:val="00060C3E"/>
    <w:rsid w:val="00066259"/>
    <w:rsid w:val="00066F2B"/>
    <w:rsid w:val="000712F5"/>
    <w:rsid w:val="00075392"/>
    <w:rsid w:val="00075B7E"/>
    <w:rsid w:val="00075C02"/>
    <w:rsid w:val="00075D31"/>
    <w:rsid w:val="00076C92"/>
    <w:rsid w:val="000775F3"/>
    <w:rsid w:val="00081CB5"/>
    <w:rsid w:val="00082811"/>
    <w:rsid w:val="000837FD"/>
    <w:rsid w:val="000845EF"/>
    <w:rsid w:val="00084815"/>
    <w:rsid w:val="00086A4E"/>
    <w:rsid w:val="000931E0"/>
    <w:rsid w:val="000932E7"/>
    <w:rsid w:val="00093DA0"/>
    <w:rsid w:val="00094AE8"/>
    <w:rsid w:val="00095785"/>
    <w:rsid w:val="000961A9"/>
    <w:rsid w:val="000964CA"/>
    <w:rsid w:val="00096C07"/>
    <w:rsid w:val="000A1ECC"/>
    <w:rsid w:val="000A3E11"/>
    <w:rsid w:val="000A461E"/>
    <w:rsid w:val="000A4A35"/>
    <w:rsid w:val="000A51CD"/>
    <w:rsid w:val="000B23B3"/>
    <w:rsid w:val="000B398C"/>
    <w:rsid w:val="000B39C6"/>
    <w:rsid w:val="000B750B"/>
    <w:rsid w:val="000B7BDC"/>
    <w:rsid w:val="000C0E7E"/>
    <w:rsid w:val="000C1EAE"/>
    <w:rsid w:val="000C271B"/>
    <w:rsid w:val="000C2DF1"/>
    <w:rsid w:val="000C3649"/>
    <w:rsid w:val="000C4E1A"/>
    <w:rsid w:val="000C6B49"/>
    <w:rsid w:val="000C765C"/>
    <w:rsid w:val="000D3AD3"/>
    <w:rsid w:val="000D3AE5"/>
    <w:rsid w:val="000D4203"/>
    <w:rsid w:val="000D5959"/>
    <w:rsid w:val="000D5BF6"/>
    <w:rsid w:val="000D62D4"/>
    <w:rsid w:val="000E08DF"/>
    <w:rsid w:val="000E0989"/>
    <w:rsid w:val="000E180C"/>
    <w:rsid w:val="000E28F6"/>
    <w:rsid w:val="000E31CE"/>
    <w:rsid w:val="000E37F0"/>
    <w:rsid w:val="000E5ECA"/>
    <w:rsid w:val="000E70FB"/>
    <w:rsid w:val="000E7AB4"/>
    <w:rsid w:val="000E7B29"/>
    <w:rsid w:val="000F0067"/>
    <w:rsid w:val="000F1202"/>
    <w:rsid w:val="000F19A8"/>
    <w:rsid w:val="000F2111"/>
    <w:rsid w:val="000F2CE6"/>
    <w:rsid w:val="000F317D"/>
    <w:rsid w:val="000F61AE"/>
    <w:rsid w:val="001033B8"/>
    <w:rsid w:val="00103467"/>
    <w:rsid w:val="0010439C"/>
    <w:rsid w:val="00104A75"/>
    <w:rsid w:val="0010663D"/>
    <w:rsid w:val="0010664E"/>
    <w:rsid w:val="0011148B"/>
    <w:rsid w:val="00112379"/>
    <w:rsid w:val="001128AD"/>
    <w:rsid w:val="00115DC2"/>
    <w:rsid w:val="00115F5C"/>
    <w:rsid w:val="00117388"/>
    <w:rsid w:val="00117BBF"/>
    <w:rsid w:val="00121BFD"/>
    <w:rsid w:val="001229A8"/>
    <w:rsid w:val="00122BB5"/>
    <w:rsid w:val="00123D21"/>
    <w:rsid w:val="00124DE3"/>
    <w:rsid w:val="00125061"/>
    <w:rsid w:val="001263EF"/>
    <w:rsid w:val="0012794E"/>
    <w:rsid w:val="00132A94"/>
    <w:rsid w:val="00133332"/>
    <w:rsid w:val="00134ED2"/>
    <w:rsid w:val="001359A8"/>
    <w:rsid w:val="001366A6"/>
    <w:rsid w:val="00140457"/>
    <w:rsid w:val="00140EA5"/>
    <w:rsid w:val="00142C3D"/>
    <w:rsid w:val="00145C29"/>
    <w:rsid w:val="00147C47"/>
    <w:rsid w:val="00152501"/>
    <w:rsid w:val="001529B0"/>
    <w:rsid w:val="00153C03"/>
    <w:rsid w:val="0015528A"/>
    <w:rsid w:val="001561BF"/>
    <w:rsid w:val="00160522"/>
    <w:rsid w:val="0016493E"/>
    <w:rsid w:val="00166518"/>
    <w:rsid w:val="00167006"/>
    <w:rsid w:val="00167510"/>
    <w:rsid w:val="00167578"/>
    <w:rsid w:val="0016789D"/>
    <w:rsid w:val="0017154D"/>
    <w:rsid w:val="0017257B"/>
    <w:rsid w:val="001740D4"/>
    <w:rsid w:val="00174517"/>
    <w:rsid w:val="00176106"/>
    <w:rsid w:val="00177678"/>
    <w:rsid w:val="001777A2"/>
    <w:rsid w:val="001833F1"/>
    <w:rsid w:val="00184D35"/>
    <w:rsid w:val="001905A6"/>
    <w:rsid w:val="00191182"/>
    <w:rsid w:val="0019270A"/>
    <w:rsid w:val="00192901"/>
    <w:rsid w:val="00192B29"/>
    <w:rsid w:val="00194C71"/>
    <w:rsid w:val="00195101"/>
    <w:rsid w:val="001A0D76"/>
    <w:rsid w:val="001A159A"/>
    <w:rsid w:val="001A4A8E"/>
    <w:rsid w:val="001A52D2"/>
    <w:rsid w:val="001A5A44"/>
    <w:rsid w:val="001A7570"/>
    <w:rsid w:val="001B188D"/>
    <w:rsid w:val="001B1912"/>
    <w:rsid w:val="001B1EC3"/>
    <w:rsid w:val="001B5E76"/>
    <w:rsid w:val="001C341E"/>
    <w:rsid w:val="001C4216"/>
    <w:rsid w:val="001C4312"/>
    <w:rsid w:val="001C4965"/>
    <w:rsid w:val="001C4B70"/>
    <w:rsid w:val="001C5876"/>
    <w:rsid w:val="001C715A"/>
    <w:rsid w:val="001C7A4A"/>
    <w:rsid w:val="001C7E82"/>
    <w:rsid w:val="001D0140"/>
    <w:rsid w:val="001D06B2"/>
    <w:rsid w:val="001D07A4"/>
    <w:rsid w:val="001D277D"/>
    <w:rsid w:val="001D2D73"/>
    <w:rsid w:val="001D3CCB"/>
    <w:rsid w:val="001D4DAC"/>
    <w:rsid w:val="001D4FFB"/>
    <w:rsid w:val="001D5FD6"/>
    <w:rsid w:val="001D78BD"/>
    <w:rsid w:val="001D7DB5"/>
    <w:rsid w:val="001E00F3"/>
    <w:rsid w:val="001E20AE"/>
    <w:rsid w:val="001E38CA"/>
    <w:rsid w:val="001E5651"/>
    <w:rsid w:val="001E5FA0"/>
    <w:rsid w:val="001E7471"/>
    <w:rsid w:val="001F1900"/>
    <w:rsid w:val="001F30D8"/>
    <w:rsid w:val="001F4362"/>
    <w:rsid w:val="001F4D20"/>
    <w:rsid w:val="002028A0"/>
    <w:rsid w:val="00203B15"/>
    <w:rsid w:val="002044F6"/>
    <w:rsid w:val="0020494A"/>
    <w:rsid w:val="002058AD"/>
    <w:rsid w:val="00213BA2"/>
    <w:rsid w:val="002163D1"/>
    <w:rsid w:val="002174FC"/>
    <w:rsid w:val="00221645"/>
    <w:rsid w:val="002219E0"/>
    <w:rsid w:val="002221ED"/>
    <w:rsid w:val="00222885"/>
    <w:rsid w:val="002233AB"/>
    <w:rsid w:val="00223A55"/>
    <w:rsid w:val="00224C05"/>
    <w:rsid w:val="002295FF"/>
    <w:rsid w:val="002306B3"/>
    <w:rsid w:val="00231BAB"/>
    <w:rsid w:val="00235B15"/>
    <w:rsid w:val="00236CFE"/>
    <w:rsid w:val="002428F9"/>
    <w:rsid w:val="00242AF7"/>
    <w:rsid w:val="002436BD"/>
    <w:rsid w:val="0024404E"/>
    <w:rsid w:val="00245CDC"/>
    <w:rsid w:val="00250622"/>
    <w:rsid w:val="002508E1"/>
    <w:rsid w:val="00250D5C"/>
    <w:rsid w:val="00253694"/>
    <w:rsid w:val="00253729"/>
    <w:rsid w:val="0025622C"/>
    <w:rsid w:val="002575D3"/>
    <w:rsid w:val="00257E20"/>
    <w:rsid w:val="00261154"/>
    <w:rsid w:val="0026136C"/>
    <w:rsid w:val="00264924"/>
    <w:rsid w:val="00265BB2"/>
    <w:rsid w:val="0027085E"/>
    <w:rsid w:val="00271C3D"/>
    <w:rsid w:val="00272C4F"/>
    <w:rsid w:val="00272F70"/>
    <w:rsid w:val="002730EA"/>
    <w:rsid w:val="00277233"/>
    <w:rsid w:val="00280551"/>
    <w:rsid w:val="00280606"/>
    <w:rsid w:val="002808C2"/>
    <w:rsid w:val="00280AC6"/>
    <w:rsid w:val="0028251D"/>
    <w:rsid w:val="00284E73"/>
    <w:rsid w:val="00286B40"/>
    <w:rsid w:val="00287245"/>
    <w:rsid w:val="00291D5E"/>
    <w:rsid w:val="0029214B"/>
    <w:rsid w:val="002938C8"/>
    <w:rsid w:val="002950AE"/>
    <w:rsid w:val="00297FE5"/>
    <w:rsid w:val="002A2EC9"/>
    <w:rsid w:val="002A2FEF"/>
    <w:rsid w:val="002A6093"/>
    <w:rsid w:val="002A76AE"/>
    <w:rsid w:val="002A7CA0"/>
    <w:rsid w:val="002B543C"/>
    <w:rsid w:val="002B59B9"/>
    <w:rsid w:val="002B70EB"/>
    <w:rsid w:val="002B7771"/>
    <w:rsid w:val="002C11DD"/>
    <w:rsid w:val="002C123E"/>
    <w:rsid w:val="002C19E7"/>
    <w:rsid w:val="002C2ED8"/>
    <w:rsid w:val="002C4F5A"/>
    <w:rsid w:val="002C501D"/>
    <w:rsid w:val="002C5A37"/>
    <w:rsid w:val="002C5B76"/>
    <w:rsid w:val="002C5E20"/>
    <w:rsid w:val="002C604F"/>
    <w:rsid w:val="002C69B3"/>
    <w:rsid w:val="002C6E95"/>
    <w:rsid w:val="002C75C8"/>
    <w:rsid w:val="002D028F"/>
    <w:rsid w:val="002D1908"/>
    <w:rsid w:val="002D2E74"/>
    <w:rsid w:val="002D41B8"/>
    <w:rsid w:val="002D523F"/>
    <w:rsid w:val="002D7657"/>
    <w:rsid w:val="002E0B79"/>
    <w:rsid w:val="002E119A"/>
    <w:rsid w:val="002E206A"/>
    <w:rsid w:val="002E2B6E"/>
    <w:rsid w:val="002E6F62"/>
    <w:rsid w:val="002F0191"/>
    <w:rsid w:val="002F03A4"/>
    <w:rsid w:val="002F1CF8"/>
    <w:rsid w:val="002F2F77"/>
    <w:rsid w:val="002F4B45"/>
    <w:rsid w:val="002F540E"/>
    <w:rsid w:val="00300F7E"/>
    <w:rsid w:val="00302C40"/>
    <w:rsid w:val="0030428E"/>
    <w:rsid w:val="0030459B"/>
    <w:rsid w:val="003046D1"/>
    <w:rsid w:val="00305979"/>
    <w:rsid w:val="00305E48"/>
    <w:rsid w:val="003061B2"/>
    <w:rsid w:val="00307B21"/>
    <w:rsid w:val="003103D8"/>
    <w:rsid w:val="003104DF"/>
    <w:rsid w:val="003126C8"/>
    <w:rsid w:val="0031275F"/>
    <w:rsid w:val="00312BD9"/>
    <w:rsid w:val="0031348B"/>
    <w:rsid w:val="003155CA"/>
    <w:rsid w:val="00315B39"/>
    <w:rsid w:val="00315E15"/>
    <w:rsid w:val="0031672C"/>
    <w:rsid w:val="00320361"/>
    <w:rsid w:val="00321114"/>
    <w:rsid w:val="003215F5"/>
    <w:rsid w:val="00321A0A"/>
    <w:rsid w:val="00322E66"/>
    <w:rsid w:val="00324E2D"/>
    <w:rsid w:val="00326CDF"/>
    <w:rsid w:val="003322E2"/>
    <w:rsid w:val="00333364"/>
    <w:rsid w:val="00333738"/>
    <w:rsid w:val="00333EB8"/>
    <w:rsid w:val="00334C72"/>
    <w:rsid w:val="003400CA"/>
    <w:rsid w:val="00342145"/>
    <w:rsid w:val="0034217C"/>
    <w:rsid w:val="0034256A"/>
    <w:rsid w:val="00346B77"/>
    <w:rsid w:val="00346F9A"/>
    <w:rsid w:val="00351FCE"/>
    <w:rsid w:val="00352298"/>
    <w:rsid w:val="00353E6B"/>
    <w:rsid w:val="00354401"/>
    <w:rsid w:val="00355220"/>
    <w:rsid w:val="0035709B"/>
    <w:rsid w:val="00357D72"/>
    <w:rsid w:val="00357DAB"/>
    <w:rsid w:val="00360670"/>
    <w:rsid w:val="0036426D"/>
    <w:rsid w:val="0036441D"/>
    <w:rsid w:val="00365CC7"/>
    <w:rsid w:val="0037084A"/>
    <w:rsid w:val="0037171C"/>
    <w:rsid w:val="0037180C"/>
    <w:rsid w:val="0037206A"/>
    <w:rsid w:val="00377B20"/>
    <w:rsid w:val="003802C4"/>
    <w:rsid w:val="00381176"/>
    <w:rsid w:val="003823A5"/>
    <w:rsid w:val="00384A99"/>
    <w:rsid w:val="00387CC8"/>
    <w:rsid w:val="00387EF9"/>
    <w:rsid w:val="0039046D"/>
    <w:rsid w:val="00390C11"/>
    <w:rsid w:val="0039222C"/>
    <w:rsid w:val="00392A7A"/>
    <w:rsid w:val="00394BF6"/>
    <w:rsid w:val="00394D3D"/>
    <w:rsid w:val="0039573F"/>
    <w:rsid w:val="003965BB"/>
    <w:rsid w:val="00396813"/>
    <w:rsid w:val="003A00B1"/>
    <w:rsid w:val="003A2815"/>
    <w:rsid w:val="003A2E15"/>
    <w:rsid w:val="003A32B8"/>
    <w:rsid w:val="003A3DC6"/>
    <w:rsid w:val="003A5ADA"/>
    <w:rsid w:val="003A5C86"/>
    <w:rsid w:val="003B0938"/>
    <w:rsid w:val="003B5F4F"/>
    <w:rsid w:val="003B6028"/>
    <w:rsid w:val="003B68D1"/>
    <w:rsid w:val="003B692C"/>
    <w:rsid w:val="003B6AAF"/>
    <w:rsid w:val="003C06D7"/>
    <w:rsid w:val="003C118C"/>
    <w:rsid w:val="003C475E"/>
    <w:rsid w:val="003C4E4B"/>
    <w:rsid w:val="003C52CA"/>
    <w:rsid w:val="003C641B"/>
    <w:rsid w:val="003C69B9"/>
    <w:rsid w:val="003C6C20"/>
    <w:rsid w:val="003C72CE"/>
    <w:rsid w:val="003C75BE"/>
    <w:rsid w:val="003C79BC"/>
    <w:rsid w:val="003D0D67"/>
    <w:rsid w:val="003D181A"/>
    <w:rsid w:val="003D406E"/>
    <w:rsid w:val="003D5326"/>
    <w:rsid w:val="003E0CB8"/>
    <w:rsid w:val="003E548E"/>
    <w:rsid w:val="003E5DB7"/>
    <w:rsid w:val="003E5F45"/>
    <w:rsid w:val="003F0346"/>
    <w:rsid w:val="003F08B8"/>
    <w:rsid w:val="003F0F9F"/>
    <w:rsid w:val="003F34B5"/>
    <w:rsid w:val="003F4073"/>
    <w:rsid w:val="003F534C"/>
    <w:rsid w:val="003F53F7"/>
    <w:rsid w:val="004003B3"/>
    <w:rsid w:val="0040064E"/>
    <w:rsid w:val="0040099D"/>
    <w:rsid w:val="004018AA"/>
    <w:rsid w:val="00402F2A"/>
    <w:rsid w:val="0040450E"/>
    <w:rsid w:val="00405501"/>
    <w:rsid w:val="00405D1E"/>
    <w:rsid w:val="00406306"/>
    <w:rsid w:val="00411104"/>
    <w:rsid w:val="00412E77"/>
    <w:rsid w:val="00421C17"/>
    <w:rsid w:val="00421E02"/>
    <w:rsid w:val="00423E5F"/>
    <w:rsid w:val="00424417"/>
    <w:rsid w:val="00426180"/>
    <w:rsid w:val="00426B34"/>
    <w:rsid w:val="004307C4"/>
    <w:rsid w:val="00432C58"/>
    <w:rsid w:val="00433537"/>
    <w:rsid w:val="0043355B"/>
    <w:rsid w:val="00434A28"/>
    <w:rsid w:val="00435405"/>
    <w:rsid w:val="00435B67"/>
    <w:rsid w:val="00435CEA"/>
    <w:rsid w:val="004371F3"/>
    <w:rsid w:val="00441265"/>
    <w:rsid w:val="004413C5"/>
    <w:rsid w:val="00442065"/>
    <w:rsid w:val="0044293A"/>
    <w:rsid w:val="00444592"/>
    <w:rsid w:val="00445108"/>
    <w:rsid w:val="0044585C"/>
    <w:rsid w:val="00445F28"/>
    <w:rsid w:val="0044781E"/>
    <w:rsid w:val="004508B4"/>
    <w:rsid w:val="0045112D"/>
    <w:rsid w:val="00451D1F"/>
    <w:rsid w:val="00454B6A"/>
    <w:rsid w:val="00455813"/>
    <w:rsid w:val="00456C76"/>
    <w:rsid w:val="00457F86"/>
    <w:rsid w:val="00460621"/>
    <w:rsid w:val="004606D3"/>
    <w:rsid w:val="0046083B"/>
    <w:rsid w:val="00462A27"/>
    <w:rsid w:val="00464A04"/>
    <w:rsid w:val="0046575C"/>
    <w:rsid w:val="00470F06"/>
    <w:rsid w:val="004727CC"/>
    <w:rsid w:val="00472D66"/>
    <w:rsid w:val="0047343B"/>
    <w:rsid w:val="004743F6"/>
    <w:rsid w:val="0047545C"/>
    <w:rsid w:val="004766CB"/>
    <w:rsid w:val="00477601"/>
    <w:rsid w:val="00482717"/>
    <w:rsid w:val="00483E76"/>
    <w:rsid w:val="00485297"/>
    <w:rsid w:val="0048574C"/>
    <w:rsid w:val="004871EF"/>
    <w:rsid w:val="00491DFD"/>
    <w:rsid w:val="00492B93"/>
    <w:rsid w:val="0049584A"/>
    <w:rsid w:val="004A0B47"/>
    <w:rsid w:val="004A1922"/>
    <w:rsid w:val="004A4391"/>
    <w:rsid w:val="004B1B80"/>
    <w:rsid w:val="004B22E0"/>
    <w:rsid w:val="004B2318"/>
    <w:rsid w:val="004B6EF6"/>
    <w:rsid w:val="004B7C95"/>
    <w:rsid w:val="004C03E0"/>
    <w:rsid w:val="004C0988"/>
    <w:rsid w:val="004C09AE"/>
    <w:rsid w:val="004C2A43"/>
    <w:rsid w:val="004C30FD"/>
    <w:rsid w:val="004C54DF"/>
    <w:rsid w:val="004C58A5"/>
    <w:rsid w:val="004C5E06"/>
    <w:rsid w:val="004C5E54"/>
    <w:rsid w:val="004C65D0"/>
    <w:rsid w:val="004C67CB"/>
    <w:rsid w:val="004C784E"/>
    <w:rsid w:val="004D1903"/>
    <w:rsid w:val="004D1914"/>
    <w:rsid w:val="004D2112"/>
    <w:rsid w:val="004D2E4B"/>
    <w:rsid w:val="004D4DAC"/>
    <w:rsid w:val="004D6E8A"/>
    <w:rsid w:val="004D6FF0"/>
    <w:rsid w:val="004E1DAB"/>
    <w:rsid w:val="004E325B"/>
    <w:rsid w:val="004E3F6A"/>
    <w:rsid w:val="004E5961"/>
    <w:rsid w:val="004E6AE2"/>
    <w:rsid w:val="004E7A35"/>
    <w:rsid w:val="004E7F3B"/>
    <w:rsid w:val="004F11B9"/>
    <w:rsid w:val="004F1C19"/>
    <w:rsid w:val="004F555A"/>
    <w:rsid w:val="004F664B"/>
    <w:rsid w:val="004F6672"/>
    <w:rsid w:val="004F6A4E"/>
    <w:rsid w:val="00503D35"/>
    <w:rsid w:val="00504089"/>
    <w:rsid w:val="00504889"/>
    <w:rsid w:val="00504A16"/>
    <w:rsid w:val="00504B8E"/>
    <w:rsid w:val="00506E97"/>
    <w:rsid w:val="00507F7B"/>
    <w:rsid w:val="00512660"/>
    <w:rsid w:val="00512974"/>
    <w:rsid w:val="0051337F"/>
    <w:rsid w:val="00514329"/>
    <w:rsid w:val="005158FF"/>
    <w:rsid w:val="00517A2D"/>
    <w:rsid w:val="00520421"/>
    <w:rsid w:val="005216FF"/>
    <w:rsid w:val="0052175B"/>
    <w:rsid w:val="005222F6"/>
    <w:rsid w:val="00522C94"/>
    <w:rsid w:val="00522E43"/>
    <w:rsid w:val="00530E27"/>
    <w:rsid w:val="00533A18"/>
    <w:rsid w:val="00533D0F"/>
    <w:rsid w:val="0053619A"/>
    <w:rsid w:val="00536451"/>
    <w:rsid w:val="0053671B"/>
    <w:rsid w:val="00536D3E"/>
    <w:rsid w:val="00537C8D"/>
    <w:rsid w:val="00545173"/>
    <w:rsid w:val="00546291"/>
    <w:rsid w:val="00546404"/>
    <w:rsid w:val="0055048E"/>
    <w:rsid w:val="005517F4"/>
    <w:rsid w:val="0055243E"/>
    <w:rsid w:val="00553048"/>
    <w:rsid w:val="005537EC"/>
    <w:rsid w:val="00554674"/>
    <w:rsid w:val="00556847"/>
    <w:rsid w:val="00557A63"/>
    <w:rsid w:val="0056027D"/>
    <w:rsid w:val="005612B1"/>
    <w:rsid w:val="00561883"/>
    <w:rsid w:val="00561C7A"/>
    <w:rsid w:val="00562894"/>
    <w:rsid w:val="0056560A"/>
    <w:rsid w:val="00566035"/>
    <w:rsid w:val="00566D9D"/>
    <w:rsid w:val="005704A4"/>
    <w:rsid w:val="0057052D"/>
    <w:rsid w:val="005707B9"/>
    <w:rsid w:val="00570F94"/>
    <w:rsid w:val="005717CC"/>
    <w:rsid w:val="00571C8A"/>
    <w:rsid w:val="0057205A"/>
    <w:rsid w:val="00575D67"/>
    <w:rsid w:val="005773BC"/>
    <w:rsid w:val="005800A6"/>
    <w:rsid w:val="0058112A"/>
    <w:rsid w:val="005827A8"/>
    <w:rsid w:val="00583302"/>
    <w:rsid w:val="005847AB"/>
    <w:rsid w:val="00584B3F"/>
    <w:rsid w:val="0058601D"/>
    <w:rsid w:val="0058789B"/>
    <w:rsid w:val="00590423"/>
    <w:rsid w:val="00591FE7"/>
    <w:rsid w:val="00592D4E"/>
    <w:rsid w:val="00593A80"/>
    <w:rsid w:val="005954AB"/>
    <w:rsid w:val="005962B4"/>
    <w:rsid w:val="0059716E"/>
    <w:rsid w:val="005977F9"/>
    <w:rsid w:val="005A32BE"/>
    <w:rsid w:val="005A3DF0"/>
    <w:rsid w:val="005A414E"/>
    <w:rsid w:val="005A4613"/>
    <w:rsid w:val="005A52B7"/>
    <w:rsid w:val="005A60DE"/>
    <w:rsid w:val="005A6CB6"/>
    <w:rsid w:val="005A789F"/>
    <w:rsid w:val="005A7A71"/>
    <w:rsid w:val="005B0666"/>
    <w:rsid w:val="005B1CC2"/>
    <w:rsid w:val="005B1D9B"/>
    <w:rsid w:val="005B30FD"/>
    <w:rsid w:val="005B4E61"/>
    <w:rsid w:val="005B52A7"/>
    <w:rsid w:val="005B6E31"/>
    <w:rsid w:val="005B7FDC"/>
    <w:rsid w:val="005C053E"/>
    <w:rsid w:val="005C1B98"/>
    <w:rsid w:val="005C25BD"/>
    <w:rsid w:val="005C27AF"/>
    <w:rsid w:val="005C68E4"/>
    <w:rsid w:val="005C7C40"/>
    <w:rsid w:val="005D0758"/>
    <w:rsid w:val="005D0877"/>
    <w:rsid w:val="005D2863"/>
    <w:rsid w:val="005D3454"/>
    <w:rsid w:val="005D53D6"/>
    <w:rsid w:val="005D5CEB"/>
    <w:rsid w:val="005E084A"/>
    <w:rsid w:val="005E2AAE"/>
    <w:rsid w:val="005E3B39"/>
    <w:rsid w:val="005E5B0D"/>
    <w:rsid w:val="005E7011"/>
    <w:rsid w:val="005E72A1"/>
    <w:rsid w:val="005E7A5E"/>
    <w:rsid w:val="005F026A"/>
    <w:rsid w:val="005F15EF"/>
    <w:rsid w:val="005F422D"/>
    <w:rsid w:val="005F71A3"/>
    <w:rsid w:val="00600BC7"/>
    <w:rsid w:val="006013B5"/>
    <w:rsid w:val="00601810"/>
    <w:rsid w:val="006028DB"/>
    <w:rsid w:val="00604D92"/>
    <w:rsid w:val="006066E1"/>
    <w:rsid w:val="006108EF"/>
    <w:rsid w:val="00612930"/>
    <w:rsid w:val="0061312C"/>
    <w:rsid w:val="00614143"/>
    <w:rsid w:val="006145F4"/>
    <w:rsid w:val="00616067"/>
    <w:rsid w:val="006162A6"/>
    <w:rsid w:val="00616DD6"/>
    <w:rsid w:val="00621379"/>
    <w:rsid w:val="00621B3F"/>
    <w:rsid w:val="00627A8E"/>
    <w:rsid w:val="00630777"/>
    <w:rsid w:val="006315BC"/>
    <w:rsid w:val="0063201D"/>
    <w:rsid w:val="006328C0"/>
    <w:rsid w:val="006347DC"/>
    <w:rsid w:val="00634B72"/>
    <w:rsid w:val="00634CAD"/>
    <w:rsid w:val="00635F34"/>
    <w:rsid w:val="006372DE"/>
    <w:rsid w:val="00640F55"/>
    <w:rsid w:val="00641984"/>
    <w:rsid w:val="006435F8"/>
    <w:rsid w:val="006458A9"/>
    <w:rsid w:val="00645BC6"/>
    <w:rsid w:val="00646481"/>
    <w:rsid w:val="00646E7C"/>
    <w:rsid w:val="006515B6"/>
    <w:rsid w:val="00651935"/>
    <w:rsid w:val="00651B71"/>
    <w:rsid w:val="006527D6"/>
    <w:rsid w:val="006529C9"/>
    <w:rsid w:val="00652B8A"/>
    <w:rsid w:val="00656ADB"/>
    <w:rsid w:val="00661F1A"/>
    <w:rsid w:val="006634C0"/>
    <w:rsid w:val="00664A6F"/>
    <w:rsid w:val="00665AA7"/>
    <w:rsid w:val="0066705A"/>
    <w:rsid w:val="0066781E"/>
    <w:rsid w:val="00667F7E"/>
    <w:rsid w:val="00670561"/>
    <w:rsid w:val="00670A92"/>
    <w:rsid w:val="00672158"/>
    <w:rsid w:val="00672F1B"/>
    <w:rsid w:val="00673C73"/>
    <w:rsid w:val="00674B51"/>
    <w:rsid w:val="00674CAC"/>
    <w:rsid w:val="00677E4F"/>
    <w:rsid w:val="006807E6"/>
    <w:rsid w:val="00680B35"/>
    <w:rsid w:val="006846FE"/>
    <w:rsid w:val="00684FAF"/>
    <w:rsid w:val="00685734"/>
    <w:rsid w:val="00686649"/>
    <w:rsid w:val="006866CA"/>
    <w:rsid w:val="00687059"/>
    <w:rsid w:val="0068733C"/>
    <w:rsid w:val="00687EC9"/>
    <w:rsid w:val="00690D45"/>
    <w:rsid w:val="00694533"/>
    <w:rsid w:val="00695861"/>
    <w:rsid w:val="00695DE7"/>
    <w:rsid w:val="00697509"/>
    <w:rsid w:val="006A0C96"/>
    <w:rsid w:val="006A0D77"/>
    <w:rsid w:val="006A1A23"/>
    <w:rsid w:val="006A1C75"/>
    <w:rsid w:val="006A2429"/>
    <w:rsid w:val="006A2C83"/>
    <w:rsid w:val="006A2D7E"/>
    <w:rsid w:val="006A49DD"/>
    <w:rsid w:val="006A4B07"/>
    <w:rsid w:val="006A5D1D"/>
    <w:rsid w:val="006B0291"/>
    <w:rsid w:val="006B115B"/>
    <w:rsid w:val="006B11F9"/>
    <w:rsid w:val="006B44B8"/>
    <w:rsid w:val="006B5B1E"/>
    <w:rsid w:val="006B74C6"/>
    <w:rsid w:val="006B770A"/>
    <w:rsid w:val="006C0E6D"/>
    <w:rsid w:val="006C1090"/>
    <w:rsid w:val="006C1532"/>
    <w:rsid w:val="006C1D53"/>
    <w:rsid w:val="006C3726"/>
    <w:rsid w:val="006C3BF8"/>
    <w:rsid w:val="006C51D0"/>
    <w:rsid w:val="006C528E"/>
    <w:rsid w:val="006C6FD2"/>
    <w:rsid w:val="006D32F0"/>
    <w:rsid w:val="006D3A56"/>
    <w:rsid w:val="006D4132"/>
    <w:rsid w:val="006D5DC2"/>
    <w:rsid w:val="006D645D"/>
    <w:rsid w:val="006D72FB"/>
    <w:rsid w:val="006E07A9"/>
    <w:rsid w:val="006E0927"/>
    <w:rsid w:val="006E1B44"/>
    <w:rsid w:val="006E1F3F"/>
    <w:rsid w:val="006E1F7D"/>
    <w:rsid w:val="006E26B1"/>
    <w:rsid w:val="006E3DFE"/>
    <w:rsid w:val="006E4095"/>
    <w:rsid w:val="006E7079"/>
    <w:rsid w:val="006E70B3"/>
    <w:rsid w:val="006F05C2"/>
    <w:rsid w:val="006F0C82"/>
    <w:rsid w:val="006F10F5"/>
    <w:rsid w:val="006F3281"/>
    <w:rsid w:val="006F36E0"/>
    <w:rsid w:val="006F4151"/>
    <w:rsid w:val="006F48D5"/>
    <w:rsid w:val="006F4AB2"/>
    <w:rsid w:val="006F4D41"/>
    <w:rsid w:val="006F5966"/>
    <w:rsid w:val="006F6546"/>
    <w:rsid w:val="00701AEF"/>
    <w:rsid w:val="00701F34"/>
    <w:rsid w:val="00704428"/>
    <w:rsid w:val="00705AAC"/>
    <w:rsid w:val="00705FCA"/>
    <w:rsid w:val="00706572"/>
    <w:rsid w:val="007068F9"/>
    <w:rsid w:val="0070695A"/>
    <w:rsid w:val="0070744A"/>
    <w:rsid w:val="007079FE"/>
    <w:rsid w:val="007106AD"/>
    <w:rsid w:val="00711CA0"/>
    <w:rsid w:val="00712063"/>
    <w:rsid w:val="00713036"/>
    <w:rsid w:val="00713538"/>
    <w:rsid w:val="007135FE"/>
    <w:rsid w:val="00713635"/>
    <w:rsid w:val="00714737"/>
    <w:rsid w:val="00714E88"/>
    <w:rsid w:val="0071538B"/>
    <w:rsid w:val="00715B77"/>
    <w:rsid w:val="00715D5A"/>
    <w:rsid w:val="007177E2"/>
    <w:rsid w:val="00717B00"/>
    <w:rsid w:val="0072180B"/>
    <w:rsid w:val="00723021"/>
    <w:rsid w:val="0072422D"/>
    <w:rsid w:val="00724D64"/>
    <w:rsid w:val="007253FC"/>
    <w:rsid w:val="00725BE8"/>
    <w:rsid w:val="00726906"/>
    <w:rsid w:val="00726E3F"/>
    <w:rsid w:val="00727837"/>
    <w:rsid w:val="00730B0F"/>
    <w:rsid w:val="00731A4A"/>
    <w:rsid w:val="00733087"/>
    <w:rsid w:val="00733A28"/>
    <w:rsid w:val="00735204"/>
    <w:rsid w:val="007371AC"/>
    <w:rsid w:val="0073752A"/>
    <w:rsid w:val="007379B2"/>
    <w:rsid w:val="00737B68"/>
    <w:rsid w:val="00740057"/>
    <w:rsid w:val="0074011C"/>
    <w:rsid w:val="007403A9"/>
    <w:rsid w:val="00741E23"/>
    <w:rsid w:val="00742757"/>
    <w:rsid w:val="00742ACF"/>
    <w:rsid w:val="00742C60"/>
    <w:rsid w:val="00742E8F"/>
    <w:rsid w:val="00747B25"/>
    <w:rsid w:val="00751F52"/>
    <w:rsid w:val="00752BC5"/>
    <w:rsid w:val="00753742"/>
    <w:rsid w:val="00754CD5"/>
    <w:rsid w:val="00755F15"/>
    <w:rsid w:val="007570B5"/>
    <w:rsid w:val="0076022F"/>
    <w:rsid w:val="00763482"/>
    <w:rsid w:val="00767F8F"/>
    <w:rsid w:val="00771738"/>
    <w:rsid w:val="007724BD"/>
    <w:rsid w:val="00772632"/>
    <w:rsid w:val="00774249"/>
    <w:rsid w:val="007751B6"/>
    <w:rsid w:val="007779B5"/>
    <w:rsid w:val="00782234"/>
    <w:rsid w:val="00784C3A"/>
    <w:rsid w:val="00784E01"/>
    <w:rsid w:val="00785970"/>
    <w:rsid w:val="00786D64"/>
    <w:rsid w:val="0079139B"/>
    <w:rsid w:val="007914D4"/>
    <w:rsid w:val="00794490"/>
    <w:rsid w:val="007946FD"/>
    <w:rsid w:val="007A028C"/>
    <w:rsid w:val="007A0408"/>
    <w:rsid w:val="007A0D76"/>
    <w:rsid w:val="007A26F5"/>
    <w:rsid w:val="007A2D87"/>
    <w:rsid w:val="007A36A9"/>
    <w:rsid w:val="007A399C"/>
    <w:rsid w:val="007A48FF"/>
    <w:rsid w:val="007A5993"/>
    <w:rsid w:val="007A626C"/>
    <w:rsid w:val="007A6854"/>
    <w:rsid w:val="007A7FBB"/>
    <w:rsid w:val="007B1F5D"/>
    <w:rsid w:val="007B25CE"/>
    <w:rsid w:val="007B2679"/>
    <w:rsid w:val="007B3D9C"/>
    <w:rsid w:val="007B3E54"/>
    <w:rsid w:val="007B47A4"/>
    <w:rsid w:val="007B49E9"/>
    <w:rsid w:val="007B5511"/>
    <w:rsid w:val="007B5E4D"/>
    <w:rsid w:val="007B7965"/>
    <w:rsid w:val="007B79BE"/>
    <w:rsid w:val="007C468B"/>
    <w:rsid w:val="007D0880"/>
    <w:rsid w:val="007D21A3"/>
    <w:rsid w:val="007D453A"/>
    <w:rsid w:val="007D7317"/>
    <w:rsid w:val="007D74BC"/>
    <w:rsid w:val="007E068A"/>
    <w:rsid w:val="007E1052"/>
    <w:rsid w:val="007E485E"/>
    <w:rsid w:val="007E636F"/>
    <w:rsid w:val="007E7C0C"/>
    <w:rsid w:val="007F02D5"/>
    <w:rsid w:val="007F0B94"/>
    <w:rsid w:val="007F151D"/>
    <w:rsid w:val="007F1B35"/>
    <w:rsid w:val="007F3F05"/>
    <w:rsid w:val="007F3FA5"/>
    <w:rsid w:val="007F4D82"/>
    <w:rsid w:val="007F5C9C"/>
    <w:rsid w:val="007F6412"/>
    <w:rsid w:val="007F78D9"/>
    <w:rsid w:val="008013A7"/>
    <w:rsid w:val="00803AE7"/>
    <w:rsid w:val="008042F4"/>
    <w:rsid w:val="00805BA8"/>
    <w:rsid w:val="008079C6"/>
    <w:rsid w:val="00807EBD"/>
    <w:rsid w:val="0081092D"/>
    <w:rsid w:val="00811D90"/>
    <w:rsid w:val="0081215F"/>
    <w:rsid w:val="00813DF8"/>
    <w:rsid w:val="0081521B"/>
    <w:rsid w:val="00815AB1"/>
    <w:rsid w:val="00816ED7"/>
    <w:rsid w:val="008171F9"/>
    <w:rsid w:val="00820602"/>
    <w:rsid w:val="008271D2"/>
    <w:rsid w:val="0082734F"/>
    <w:rsid w:val="008276F8"/>
    <w:rsid w:val="008278A2"/>
    <w:rsid w:val="00827FD5"/>
    <w:rsid w:val="008304D7"/>
    <w:rsid w:val="0083620F"/>
    <w:rsid w:val="0084033F"/>
    <w:rsid w:val="008405BA"/>
    <w:rsid w:val="00840DD3"/>
    <w:rsid w:val="00842059"/>
    <w:rsid w:val="0084228C"/>
    <w:rsid w:val="00842DAC"/>
    <w:rsid w:val="00844A07"/>
    <w:rsid w:val="0084786B"/>
    <w:rsid w:val="00847C03"/>
    <w:rsid w:val="008549B1"/>
    <w:rsid w:val="00855290"/>
    <w:rsid w:val="00855A91"/>
    <w:rsid w:val="0085674A"/>
    <w:rsid w:val="008568E0"/>
    <w:rsid w:val="00860480"/>
    <w:rsid w:val="00860A87"/>
    <w:rsid w:val="0086169C"/>
    <w:rsid w:val="008628ED"/>
    <w:rsid w:val="00862ADD"/>
    <w:rsid w:val="00867478"/>
    <w:rsid w:val="008703DF"/>
    <w:rsid w:val="00870DC4"/>
    <w:rsid w:val="008719B3"/>
    <w:rsid w:val="00873AD9"/>
    <w:rsid w:val="00876462"/>
    <w:rsid w:val="00876DE8"/>
    <w:rsid w:val="00877BA5"/>
    <w:rsid w:val="008813A5"/>
    <w:rsid w:val="008818D8"/>
    <w:rsid w:val="008820E8"/>
    <w:rsid w:val="00883753"/>
    <w:rsid w:val="0088566D"/>
    <w:rsid w:val="00885761"/>
    <w:rsid w:val="008871FD"/>
    <w:rsid w:val="0088741A"/>
    <w:rsid w:val="00887ED0"/>
    <w:rsid w:val="00887FE9"/>
    <w:rsid w:val="008923F8"/>
    <w:rsid w:val="0089240C"/>
    <w:rsid w:val="0089260A"/>
    <w:rsid w:val="00894B95"/>
    <w:rsid w:val="00895241"/>
    <w:rsid w:val="008965E9"/>
    <w:rsid w:val="00896B44"/>
    <w:rsid w:val="00897F51"/>
    <w:rsid w:val="008A0C1B"/>
    <w:rsid w:val="008A1409"/>
    <w:rsid w:val="008A141B"/>
    <w:rsid w:val="008A1F66"/>
    <w:rsid w:val="008A2C39"/>
    <w:rsid w:val="008A494D"/>
    <w:rsid w:val="008A65D4"/>
    <w:rsid w:val="008B0DD7"/>
    <w:rsid w:val="008B1D48"/>
    <w:rsid w:val="008B56EF"/>
    <w:rsid w:val="008B6B12"/>
    <w:rsid w:val="008C0DDD"/>
    <w:rsid w:val="008C32E2"/>
    <w:rsid w:val="008C3343"/>
    <w:rsid w:val="008C5B84"/>
    <w:rsid w:val="008D003E"/>
    <w:rsid w:val="008D0842"/>
    <w:rsid w:val="008D092F"/>
    <w:rsid w:val="008D1A4E"/>
    <w:rsid w:val="008D1D70"/>
    <w:rsid w:val="008D4F28"/>
    <w:rsid w:val="008D5182"/>
    <w:rsid w:val="008D52B5"/>
    <w:rsid w:val="008D6D48"/>
    <w:rsid w:val="008D7480"/>
    <w:rsid w:val="008D7BB4"/>
    <w:rsid w:val="008D7E25"/>
    <w:rsid w:val="008E01B4"/>
    <w:rsid w:val="008E208F"/>
    <w:rsid w:val="008E266F"/>
    <w:rsid w:val="008E27C6"/>
    <w:rsid w:val="008E677A"/>
    <w:rsid w:val="008E7D79"/>
    <w:rsid w:val="008F0014"/>
    <w:rsid w:val="008F0CF9"/>
    <w:rsid w:val="008F190A"/>
    <w:rsid w:val="008F31A8"/>
    <w:rsid w:val="008F4CD3"/>
    <w:rsid w:val="008F532D"/>
    <w:rsid w:val="008F762B"/>
    <w:rsid w:val="00901487"/>
    <w:rsid w:val="00902452"/>
    <w:rsid w:val="00906573"/>
    <w:rsid w:val="00906BC7"/>
    <w:rsid w:val="00907D7A"/>
    <w:rsid w:val="00910B59"/>
    <w:rsid w:val="00913EFE"/>
    <w:rsid w:val="009152A5"/>
    <w:rsid w:val="00915A79"/>
    <w:rsid w:val="00920F72"/>
    <w:rsid w:val="00923CDA"/>
    <w:rsid w:val="009251AB"/>
    <w:rsid w:val="00926F86"/>
    <w:rsid w:val="009314C2"/>
    <w:rsid w:val="00931964"/>
    <w:rsid w:val="0093537E"/>
    <w:rsid w:val="00940381"/>
    <w:rsid w:val="00942E5D"/>
    <w:rsid w:val="00943EB0"/>
    <w:rsid w:val="009445C1"/>
    <w:rsid w:val="009446F5"/>
    <w:rsid w:val="0094695D"/>
    <w:rsid w:val="00954854"/>
    <w:rsid w:val="0095512E"/>
    <w:rsid w:val="0095546D"/>
    <w:rsid w:val="00955801"/>
    <w:rsid w:val="00956741"/>
    <w:rsid w:val="009614D4"/>
    <w:rsid w:val="009615D6"/>
    <w:rsid w:val="0096280A"/>
    <w:rsid w:val="00963B53"/>
    <w:rsid w:val="009660FC"/>
    <w:rsid w:val="00966245"/>
    <w:rsid w:val="00966311"/>
    <w:rsid w:val="00967BC6"/>
    <w:rsid w:val="00970F8E"/>
    <w:rsid w:val="00974065"/>
    <w:rsid w:val="00975495"/>
    <w:rsid w:val="009762BF"/>
    <w:rsid w:val="00976586"/>
    <w:rsid w:val="009804B5"/>
    <w:rsid w:val="009807B6"/>
    <w:rsid w:val="0098498F"/>
    <w:rsid w:val="00993B64"/>
    <w:rsid w:val="009965FB"/>
    <w:rsid w:val="009A0232"/>
    <w:rsid w:val="009A0ACE"/>
    <w:rsid w:val="009A1868"/>
    <w:rsid w:val="009A4B1F"/>
    <w:rsid w:val="009A651F"/>
    <w:rsid w:val="009B2AF0"/>
    <w:rsid w:val="009B36C6"/>
    <w:rsid w:val="009B5B86"/>
    <w:rsid w:val="009C0A86"/>
    <w:rsid w:val="009C233F"/>
    <w:rsid w:val="009C260C"/>
    <w:rsid w:val="009C2F1D"/>
    <w:rsid w:val="009C3C5A"/>
    <w:rsid w:val="009C3C80"/>
    <w:rsid w:val="009C50CF"/>
    <w:rsid w:val="009C5B6D"/>
    <w:rsid w:val="009C637F"/>
    <w:rsid w:val="009D2ED5"/>
    <w:rsid w:val="009D2EF3"/>
    <w:rsid w:val="009D3653"/>
    <w:rsid w:val="009E05BE"/>
    <w:rsid w:val="009E230A"/>
    <w:rsid w:val="009E6409"/>
    <w:rsid w:val="009E6DAA"/>
    <w:rsid w:val="009E6F23"/>
    <w:rsid w:val="009E71B7"/>
    <w:rsid w:val="009E7636"/>
    <w:rsid w:val="009E7A7F"/>
    <w:rsid w:val="009F11DB"/>
    <w:rsid w:val="009F13F0"/>
    <w:rsid w:val="009F2037"/>
    <w:rsid w:val="009F3309"/>
    <w:rsid w:val="009F4F8D"/>
    <w:rsid w:val="009F6F51"/>
    <w:rsid w:val="009F731E"/>
    <w:rsid w:val="009F7C06"/>
    <w:rsid w:val="00A00798"/>
    <w:rsid w:val="00A02AA3"/>
    <w:rsid w:val="00A03194"/>
    <w:rsid w:val="00A0414C"/>
    <w:rsid w:val="00A044E8"/>
    <w:rsid w:val="00A061C5"/>
    <w:rsid w:val="00A14DD7"/>
    <w:rsid w:val="00A160FA"/>
    <w:rsid w:val="00A2370A"/>
    <w:rsid w:val="00A24169"/>
    <w:rsid w:val="00A24847"/>
    <w:rsid w:val="00A25588"/>
    <w:rsid w:val="00A271B2"/>
    <w:rsid w:val="00A319F2"/>
    <w:rsid w:val="00A320E1"/>
    <w:rsid w:val="00A34265"/>
    <w:rsid w:val="00A3612F"/>
    <w:rsid w:val="00A36A1D"/>
    <w:rsid w:val="00A37319"/>
    <w:rsid w:val="00A430DE"/>
    <w:rsid w:val="00A44742"/>
    <w:rsid w:val="00A501D2"/>
    <w:rsid w:val="00A54CDD"/>
    <w:rsid w:val="00A5648E"/>
    <w:rsid w:val="00A60D6E"/>
    <w:rsid w:val="00A60DB7"/>
    <w:rsid w:val="00A60EB3"/>
    <w:rsid w:val="00A60FB7"/>
    <w:rsid w:val="00A61FCC"/>
    <w:rsid w:val="00A628F3"/>
    <w:rsid w:val="00A63D8E"/>
    <w:rsid w:val="00A63ED5"/>
    <w:rsid w:val="00A65EEC"/>
    <w:rsid w:val="00A66D4B"/>
    <w:rsid w:val="00A67348"/>
    <w:rsid w:val="00A7142F"/>
    <w:rsid w:val="00A73B18"/>
    <w:rsid w:val="00A7406B"/>
    <w:rsid w:val="00A80199"/>
    <w:rsid w:val="00A839FC"/>
    <w:rsid w:val="00A84819"/>
    <w:rsid w:val="00A85BA6"/>
    <w:rsid w:val="00A877B9"/>
    <w:rsid w:val="00A902D4"/>
    <w:rsid w:val="00A92026"/>
    <w:rsid w:val="00A9467C"/>
    <w:rsid w:val="00AA0856"/>
    <w:rsid w:val="00AA3711"/>
    <w:rsid w:val="00AA4050"/>
    <w:rsid w:val="00AA4054"/>
    <w:rsid w:val="00AA4C88"/>
    <w:rsid w:val="00AA5A72"/>
    <w:rsid w:val="00AA5C89"/>
    <w:rsid w:val="00AA6C35"/>
    <w:rsid w:val="00AA7733"/>
    <w:rsid w:val="00AB233D"/>
    <w:rsid w:val="00AB352E"/>
    <w:rsid w:val="00AB6C75"/>
    <w:rsid w:val="00AB6D03"/>
    <w:rsid w:val="00AB743F"/>
    <w:rsid w:val="00AB76F8"/>
    <w:rsid w:val="00AB7A79"/>
    <w:rsid w:val="00AC0146"/>
    <w:rsid w:val="00AC20AC"/>
    <w:rsid w:val="00AD08F9"/>
    <w:rsid w:val="00AD14AB"/>
    <w:rsid w:val="00AD34B6"/>
    <w:rsid w:val="00AD760F"/>
    <w:rsid w:val="00AD7938"/>
    <w:rsid w:val="00AD798E"/>
    <w:rsid w:val="00AE142C"/>
    <w:rsid w:val="00AE1556"/>
    <w:rsid w:val="00AE19FB"/>
    <w:rsid w:val="00AE263A"/>
    <w:rsid w:val="00AE433D"/>
    <w:rsid w:val="00AE5551"/>
    <w:rsid w:val="00AE71C8"/>
    <w:rsid w:val="00AF0609"/>
    <w:rsid w:val="00AF204B"/>
    <w:rsid w:val="00AF60ED"/>
    <w:rsid w:val="00B020AC"/>
    <w:rsid w:val="00B04E30"/>
    <w:rsid w:val="00B04FDF"/>
    <w:rsid w:val="00B10927"/>
    <w:rsid w:val="00B12807"/>
    <w:rsid w:val="00B131B5"/>
    <w:rsid w:val="00B13CF1"/>
    <w:rsid w:val="00B154AE"/>
    <w:rsid w:val="00B165FB"/>
    <w:rsid w:val="00B16B52"/>
    <w:rsid w:val="00B172BC"/>
    <w:rsid w:val="00B20E96"/>
    <w:rsid w:val="00B21353"/>
    <w:rsid w:val="00B231AA"/>
    <w:rsid w:val="00B2383B"/>
    <w:rsid w:val="00B2460C"/>
    <w:rsid w:val="00B25300"/>
    <w:rsid w:val="00B2546E"/>
    <w:rsid w:val="00B26E72"/>
    <w:rsid w:val="00B305BB"/>
    <w:rsid w:val="00B31679"/>
    <w:rsid w:val="00B326B8"/>
    <w:rsid w:val="00B33B92"/>
    <w:rsid w:val="00B340EA"/>
    <w:rsid w:val="00B34802"/>
    <w:rsid w:val="00B36A5D"/>
    <w:rsid w:val="00B40C4E"/>
    <w:rsid w:val="00B412E8"/>
    <w:rsid w:val="00B41357"/>
    <w:rsid w:val="00B4173C"/>
    <w:rsid w:val="00B42072"/>
    <w:rsid w:val="00B4440F"/>
    <w:rsid w:val="00B44663"/>
    <w:rsid w:val="00B45262"/>
    <w:rsid w:val="00B46D59"/>
    <w:rsid w:val="00B475AD"/>
    <w:rsid w:val="00B479C7"/>
    <w:rsid w:val="00B51E29"/>
    <w:rsid w:val="00B523D9"/>
    <w:rsid w:val="00B529DC"/>
    <w:rsid w:val="00B536E8"/>
    <w:rsid w:val="00B56CC8"/>
    <w:rsid w:val="00B56E4F"/>
    <w:rsid w:val="00B62183"/>
    <w:rsid w:val="00B62229"/>
    <w:rsid w:val="00B632C0"/>
    <w:rsid w:val="00B6335A"/>
    <w:rsid w:val="00B640B5"/>
    <w:rsid w:val="00B71257"/>
    <w:rsid w:val="00B73788"/>
    <w:rsid w:val="00B74649"/>
    <w:rsid w:val="00B75420"/>
    <w:rsid w:val="00B76225"/>
    <w:rsid w:val="00B76240"/>
    <w:rsid w:val="00B76CA1"/>
    <w:rsid w:val="00B77A77"/>
    <w:rsid w:val="00B82D69"/>
    <w:rsid w:val="00B835B4"/>
    <w:rsid w:val="00B840F4"/>
    <w:rsid w:val="00B86B2C"/>
    <w:rsid w:val="00B90A2A"/>
    <w:rsid w:val="00B90C48"/>
    <w:rsid w:val="00B943E3"/>
    <w:rsid w:val="00B95D0B"/>
    <w:rsid w:val="00B97115"/>
    <w:rsid w:val="00BA0212"/>
    <w:rsid w:val="00BA0F4B"/>
    <w:rsid w:val="00BA2D39"/>
    <w:rsid w:val="00BA40A1"/>
    <w:rsid w:val="00BB261D"/>
    <w:rsid w:val="00BB4260"/>
    <w:rsid w:val="00BB46D6"/>
    <w:rsid w:val="00BB5564"/>
    <w:rsid w:val="00BB7010"/>
    <w:rsid w:val="00BC0FE8"/>
    <w:rsid w:val="00BC126A"/>
    <w:rsid w:val="00BC21D3"/>
    <w:rsid w:val="00BC4FFA"/>
    <w:rsid w:val="00BC59AE"/>
    <w:rsid w:val="00BC5B7A"/>
    <w:rsid w:val="00BC6701"/>
    <w:rsid w:val="00BD3795"/>
    <w:rsid w:val="00BD3CB2"/>
    <w:rsid w:val="00BD4537"/>
    <w:rsid w:val="00BD4871"/>
    <w:rsid w:val="00BD55B2"/>
    <w:rsid w:val="00BD5AE2"/>
    <w:rsid w:val="00BD5D0F"/>
    <w:rsid w:val="00BE1DFB"/>
    <w:rsid w:val="00BE46CC"/>
    <w:rsid w:val="00BE49D3"/>
    <w:rsid w:val="00BE5426"/>
    <w:rsid w:val="00BE66DD"/>
    <w:rsid w:val="00BF00B3"/>
    <w:rsid w:val="00BF0EE0"/>
    <w:rsid w:val="00BF1CCD"/>
    <w:rsid w:val="00BF4D5C"/>
    <w:rsid w:val="00BF4D71"/>
    <w:rsid w:val="00BF553D"/>
    <w:rsid w:val="00BF6E44"/>
    <w:rsid w:val="00BF741D"/>
    <w:rsid w:val="00C01C68"/>
    <w:rsid w:val="00C01F08"/>
    <w:rsid w:val="00C02E09"/>
    <w:rsid w:val="00C065B9"/>
    <w:rsid w:val="00C06E16"/>
    <w:rsid w:val="00C1270F"/>
    <w:rsid w:val="00C16BE8"/>
    <w:rsid w:val="00C22E5B"/>
    <w:rsid w:val="00C24D41"/>
    <w:rsid w:val="00C25C8C"/>
    <w:rsid w:val="00C26862"/>
    <w:rsid w:val="00C26F0A"/>
    <w:rsid w:val="00C27F99"/>
    <w:rsid w:val="00C34059"/>
    <w:rsid w:val="00C3431F"/>
    <w:rsid w:val="00C345CB"/>
    <w:rsid w:val="00C41A14"/>
    <w:rsid w:val="00C42852"/>
    <w:rsid w:val="00C43EC9"/>
    <w:rsid w:val="00C50587"/>
    <w:rsid w:val="00C51AEC"/>
    <w:rsid w:val="00C51E7F"/>
    <w:rsid w:val="00C53AA3"/>
    <w:rsid w:val="00C53C4E"/>
    <w:rsid w:val="00C54BA3"/>
    <w:rsid w:val="00C5627D"/>
    <w:rsid w:val="00C57C04"/>
    <w:rsid w:val="00C60AEA"/>
    <w:rsid w:val="00C61449"/>
    <w:rsid w:val="00C63172"/>
    <w:rsid w:val="00C6530D"/>
    <w:rsid w:val="00C716AE"/>
    <w:rsid w:val="00C72395"/>
    <w:rsid w:val="00C72DB5"/>
    <w:rsid w:val="00C77540"/>
    <w:rsid w:val="00C77F18"/>
    <w:rsid w:val="00C803FC"/>
    <w:rsid w:val="00C8244F"/>
    <w:rsid w:val="00C8351B"/>
    <w:rsid w:val="00C872FE"/>
    <w:rsid w:val="00C94317"/>
    <w:rsid w:val="00C94C7B"/>
    <w:rsid w:val="00C9609C"/>
    <w:rsid w:val="00C96435"/>
    <w:rsid w:val="00C9692E"/>
    <w:rsid w:val="00CA0372"/>
    <w:rsid w:val="00CA21CA"/>
    <w:rsid w:val="00CA38CE"/>
    <w:rsid w:val="00CA3ECD"/>
    <w:rsid w:val="00CA7771"/>
    <w:rsid w:val="00CB15DE"/>
    <w:rsid w:val="00CB23FB"/>
    <w:rsid w:val="00CB265F"/>
    <w:rsid w:val="00CB37B7"/>
    <w:rsid w:val="00CB4F5C"/>
    <w:rsid w:val="00CB5BBC"/>
    <w:rsid w:val="00CB6837"/>
    <w:rsid w:val="00CB6F98"/>
    <w:rsid w:val="00CC054B"/>
    <w:rsid w:val="00CC06F7"/>
    <w:rsid w:val="00CC1D32"/>
    <w:rsid w:val="00CC22D0"/>
    <w:rsid w:val="00CC3382"/>
    <w:rsid w:val="00CC3792"/>
    <w:rsid w:val="00CC4734"/>
    <w:rsid w:val="00CC4B1D"/>
    <w:rsid w:val="00CC5258"/>
    <w:rsid w:val="00CC601C"/>
    <w:rsid w:val="00CC6785"/>
    <w:rsid w:val="00CC6DD5"/>
    <w:rsid w:val="00CC7A6A"/>
    <w:rsid w:val="00CC7CF6"/>
    <w:rsid w:val="00CD0478"/>
    <w:rsid w:val="00CD09F9"/>
    <w:rsid w:val="00CD4901"/>
    <w:rsid w:val="00CD564E"/>
    <w:rsid w:val="00CD5BEB"/>
    <w:rsid w:val="00CD6557"/>
    <w:rsid w:val="00CE0E67"/>
    <w:rsid w:val="00CE4D01"/>
    <w:rsid w:val="00CE6111"/>
    <w:rsid w:val="00CF0A92"/>
    <w:rsid w:val="00CF1462"/>
    <w:rsid w:val="00CF1CFB"/>
    <w:rsid w:val="00CF1E02"/>
    <w:rsid w:val="00CF2808"/>
    <w:rsid w:val="00CF366C"/>
    <w:rsid w:val="00CF3E18"/>
    <w:rsid w:val="00CF491C"/>
    <w:rsid w:val="00CF599B"/>
    <w:rsid w:val="00CF6F83"/>
    <w:rsid w:val="00CF76E8"/>
    <w:rsid w:val="00CF77A1"/>
    <w:rsid w:val="00CF7A2E"/>
    <w:rsid w:val="00CF7EA1"/>
    <w:rsid w:val="00D0241E"/>
    <w:rsid w:val="00D026C5"/>
    <w:rsid w:val="00D02B48"/>
    <w:rsid w:val="00D02C15"/>
    <w:rsid w:val="00D0474F"/>
    <w:rsid w:val="00D051D0"/>
    <w:rsid w:val="00D06B06"/>
    <w:rsid w:val="00D10FAC"/>
    <w:rsid w:val="00D11D83"/>
    <w:rsid w:val="00D13104"/>
    <w:rsid w:val="00D14408"/>
    <w:rsid w:val="00D147F4"/>
    <w:rsid w:val="00D1625A"/>
    <w:rsid w:val="00D16F02"/>
    <w:rsid w:val="00D17FB1"/>
    <w:rsid w:val="00D221B0"/>
    <w:rsid w:val="00D254F0"/>
    <w:rsid w:val="00D25A39"/>
    <w:rsid w:val="00D26581"/>
    <w:rsid w:val="00D31E29"/>
    <w:rsid w:val="00D32A2C"/>
    <w:rsid w:val="00D35B96"/>
    <w:rsid w:val="00D37922"/>
    <w:rsid w:val="00D37B89"/>
    <w:rsid w:val="00D402FE"/>
    <w:rsid w:val="00D42040"/>
    <w:rsid w:val="00D42AEE"/>
    <w:rsid w:val="00D42CE5"/>
    <w:rsid w:val="00D43243"/>
    <w:rsid w:val="00D43BD3"/>
    <w:rsid w:val="00D45B7D"/>
    <w:rsid w:val="00D51A68"/>
    <w:rsid w:val="00D52523"/>
    <w:rsid w:val="00D52E19"/>
    <w:rsid w:val="00D532A6"/>
    <w:rsid w:val="00D537C5"/>
    <w:rsid w:val="00D53801"/>
    <w:rsid w:val="00D557E7"/>
    <w:rsid w:val="00D60A80"/>
    <w:rsid w:val="00D61534"/>
    <w:rsid w:val="00D6255C"/>
    <w:rsid w:val="00D62D8F"/>
    <w:rsid w:val="00D640F5"/>
    <w:rsid w:val="00D64226"/>
    <w:rsid w:val="00D64B67"/>
    <w:rsid w:val="00D651BC"/>
    <w:rsid w:val="00D6595D"/>
    <w:rsid w:val="00D67539"/>
    <w:rsid w:val="00D70E6C"/>
    <w:rsid w:val="00D717D6"/>
    <w:rsid w:val="00D7245A"/>
    <w:rsid w:val="00D763EA"/>
    <w:rsid w:val="00D801BE"/>
    <w:rsid w:val="00D8058D"/>
    <w:rsid w:val="00D82099"/>
    <w:rsid w:val="00D821AD"/>
    <w:rsid w:val="00D836EA"/>
    <w:rsid w:val="00D913DC"/>
    <w:rsid w:val="00D9263C"/>
    <w:rsid w:val="00D9320A"/>
    <w:rsid w:val="00D94E94"/>
    <w:rsid w:val="00D95EC8"/>
    <w:rsid w:val="00DA0496"/>
    <w:rsid w:val="00DA1353"/>
    <w:rsid w:val="00DA3C44"/>
    <w:rsid w:val="00DA422C"/>
    <w:rsid w:val="00DA44B8"/>
    <w:rsid w:val="00DA462F"/>
    <w:rsid w:val="00DA4D1A"/>
    <w:rsid w:val="00DA6D19"/>
    <w:rsid w:val="00DA7744"/>
    <w:rsid w:val="00DB1179"/>
    <w:rsid w:val="00DB1851"/>
    <w:rsid w:val="00DB1AA9"/>
    <w:rsid w:val="00DB1D61"/>
    <w:rsid w:val="00DB2007"/>
    <w:rsid w:val="00DB2C53"/>
    <w:rsid w:val="00DB3479"/>
    <w:rsid w:val="00DB3EBD"/>
    <w:rsid w:val="00DB46F9"/>
    <w:rsid w:val="00DB5047"/>
    <w:rsid w:val="00DB52E6"/>
    <w:rsid w:val="00DB5B71"/>
    <w:rsid w:val="00DB742D"/>
    <w:rsid w:val="00DC00B1"/>
    <w:rsid w:val="00DC10E7"/>
    <w:rsid w:val="00DC2EBE"/>
    <w:rsid w:val="00DC3234"/>
    <w:rsid w:val="00DC325D"/>
    <w:rsid w:val="00DC434F"/>
    <w:rsid w:val="00DC4F1F"/>
    <w:rsid w:val="00DC69DB"/>
    <w:rsid w:val="00DC7FDF"/>
    <w:rsid w:val="00DD1AC1"/>
    <w:rsid w:val="00DD3842"/>
    <w:rsid w:val="00DD5854"/>
    <w:rsid w:val="00DD7C9B"/>
    <w:rsid w:val="00DE1003"/>
    <w:rsid w:val="00DE2BAA"/>
    <w:rsid w:val="00DE2E18"/>
    <w:rsid w:val="00DE5756"/>
    <w:rsid w:val="00DE6CFD"/>
    <w:rsid w:val="00DE78E9"/>
    <w:rsid w:val="00DE7E2B"/>
    <w:rsid w:val="00DF0CC6"/>
    <w:rsid w:val="00DF11A6"/>
    <w:rsid w:val="00DF246C"/>
    <w:rsid w:val="00DF2620"/>
    <w:rsid w:val="00DF3321"/>
    <w:rsid w:val="00DF3893"/>
    <w:rsid w:val="00DF436F"/>
    <w:rsid w:val="00DF5EE5"/>
    <w:rsid w:val="00DF619A"/>
    <w:rsid w:val="00E01DE2"/>
    <w:rsid w:val="00E04FA7"/>
    <w:rsid w:val="00E06476"/>
    <w:rsid w:val="00E072D9"/>
    <w:rsid w:val="00E07653"/>
    <w:rsid w:val="00E12397"/>
    <w:rsid w:val="00E141A1"/>
    <w:rsid w:val="00E151F0"/>
    <w:rsid w:val="00E17285"/>
    <w:rsid w:val="00E17B71"/>
    <w:rsid w:val="00E21512"/>
    <w:rsid w:val="00E23B77"/>
    <w:rsid w:val="00E25263"/>
    <w:rsid w:val="00E257C2"/>
    <w:rsid w:val="00E259B6"/>
    <w:rsid w:val="00E25F93"/>
    <w:rsid w:val="00E27654"/>
    <w:rsid w:val="00E3182F"/>
    <w:rsid w:val="00E3216C"/>
    <w:rsid w:val="00E3266E"/>
    <w:rsid w:val="00E32D4A"/>
    <w:rsid w:val="00E32E5B"/>
    <w:rsid w:val="00E33F7B"/>
    <w:rsid w:val="00E348C1"/>
    <w:rsid w:val="00E34923"/>
    <w:rsid w:val="00E34F3B"/>
    <w:rsid w:val="00E35109"/>
    <w:rsid w:val="00E362CD"/>
    <w:rsid w:val="00E3799F"/>
    <w:rsid w:val="00E42E3C"/>
    <w:rsid w:val="00E43DE3"/>
    <w:rsid w:val="00E44643"/>
    <w:rsid w:val="00E449E2"/>
    <w:rsid w:val="00E44B55"/>
    <w:rsid w:val="00E45099"/>
    <w:rsid w:val="00E476ED"/>
    <w:rsid w:val="00E519C6"/>
    <w:rsid w:val="00E51B9B"/>
    <w:rsid w:val="00E5670B"/>
    <w:rsid w:val="00E57CD7"/>
    <w:rsid w:val="00E635A9"/>
    <w:rsid w:val="00E63F86"/>
    <w:rsid w:val="00E64496"/>
    <w:rsid w:val="00E64D57"/>
    <w:rsid w:val="00E655B3"/>
    <w:rsid w:val="00E66D48"/>
    <w:rsid w:val="00E70B1E"/>
    <w:rsid w:val="00E73BB9"/>
    <w:rsid w:val="00E7489E"/>
    <w:rsid w:val="00E74FB3"/>
    <w:rsid w:val="00E754FF"/>
    <w:rsid w:val="00E76153"/>
    <w:rsid w:val="00E76E42"/>
    <w:rsid w:val="00E7749E"/>
    <w:rsid w:val="00E81EA3"/>
    <w:rsid w:val="00E82E14"/>
    <w:rsid w:val="00E8359F"/>
    <w:rsid w:val="00E83948"/>
    <w:rsid w:val="00E84269"/>
    <w:rsid w:val="00E851C5"/>
    <w:rsid w:val="00E86204"/>
    <w:rsid w:val="00E922F9"/>
    <w:rsid w:val="00E95064"/>
    <w:rsid w:val="00E953D9"/>
    <w:rsid w:val="00E961EE"/>
    <w:rsid w:val="00EA15DE"/>
    <w:rsid w:val="00EA268C"/>
    <w:rsid w:val="00EA3002"/>
    <w:rsid w:val="00EA3277"/>
    <w:rsid w:val="00EA5013"/>
    <w:rsid w:val="00EA74F4"/>
    <w:rsid w:val="00EB09FA"/>
    <w:rsid w:val="00EB29FE"/>
    <w:rsid w:val="00EB37AE"/>
    <w:rsid w:val="00EB57F2"/>
    <w:rsid w:val="00EC0A51"/>
    <w:rsid w:val="00EC1F6C"/>
    <w:rsid w:val="00EC428E"/>
    <w:rsid w:val="00EC4B4C"/>
    <w:rsid w:val="00EC5518"/>
    <w:rsid w:val="00EC5C87"/>
    <w:rsid w:val="00EC788E"/>
    <w:rsid w:val="00ED0DB3"/>
    <w:rsid w:val="00ED2D49"/>
    <w:rsid w:val="00ED529C"/>
    <w:rsid w:val="00ED7874"/>
    <w:rsid w:val="00EE00B2"/>
    <w:rsid w:val="00EE115B"/>
    <w:rsid w:val="00EE5D1D"/>
    <w:rsid w:val="00EE6701"/>
    <w:rsid w:val="00EE7156"/>
    <w:rsid w:val="00EE7E92"/>
    <w:rsid w:val="00EF0FFD"/>
    <w:rsid w:val="00EF16C2"/>
    <w:rsid w:val="00EF2305"/>
    <w:rsid w:val="00EF36BA"/>
    <w:rsid w:val="00EF41B5"/>
    <w:rsid w:val="00EF5D33"/>
    <w:rsid w:val="00EF6271"/>
    <w:rsid w:val="00EF7874"/>
    <w:rsid w:val="00EF7F1F"/>
    <w:rsid w:val="00F00595"/>
    <w:rsid w:val="00F0478A"/>
    <w:rsid w:val="00F057F3"/>
    <w:rsid w:val="00F079C4"/>
    <w:rsid w:val="00F106C1"/>
    <w:rsid w:val="00F11B55"/>
    <w:rsid w:val="00F12448"/>
    <w:rsid w:val="00F12F92"/>
    <w:rsid w:val="00F136A9"/>
    <w:rsid w:val="00F13DB0"/>
    <w:rsid w:val="00F14011"/>
    <w:rsid w:val="00F14B6F"/>
    <w:rsid w:val="00F14C6A"/>
    <w:rsid w:val="00F157CA"/>
    <w:rsid w:val="00F20838"/>
    <w:rsid w:val="00F20EA0"/>
    <w:rsid w:val="00F21574"/>
    <w:rsid w:val="00F21CC5"/>
    <w:rsid w:val="00F2314C"/>
    <w:rsid w:val="00F23902"/>
    <w:rsid w:val="00F27BCA"/>
    <w:rsid w:val="00F30ACF"/>
    <w:rsid w:val="00F30E64"/>
    <w:rsid w:val="00F31197"/>
    <w:rsid w:val="00F360B0"/>
    <w:rsid w:val="00F36780"/>
    <w:rsid w:val="00F37901"/>
    <w:rsid w:val="00F437E9"/>
    <w:rsid w:val="00F43EE1"/>
    <w:rsid w:val="00F43F6C"/>
    <w:rsid w:val="00F4458B"/>
    <w:rsid w:val="00F455DF"/>
    <w:rsid w:val="00F46B1D"/>
    <w:rsid w:val="00F46F76"/>
    <w:rsid w:val="00F5097D"/>
    <w:rsid w:val="00F54780"/>
    <w:rsid w:val="00F565DA"/>
    <w:rsid w:val="00F5668D"/>
    <w:rsid w:val="00F56AA1"/>
    <w:rsid w:val="00F609FF"/>
    <w:rsid w:val="00F63FED"/>
    <w:rsid w:val="00F64B02"/>
    <w:rsid w:val="00F65204"/>
    <w:rsid w:val="00F65469"/>
    <w:rsid w:val="00F66C10"/>
    <w:rsid w:val="00F70A4C"/>
    <w:rsid w:val="00F714A6"/>
    <w:rsid w:val="00F71DB8"/>
    <w:rsid w:val="00F74E9F"/>
    <w:rsid w:val="00F75CB8"/>
    <w:rsid w:val="00F768D7"/>
    <w:rsid w:val="00F76EC4"/>
    <w:rsid w:val="00F77C86"/>
    <w:rsid w:val="00F77F0D"/>
    <w:rsid w:val="00F80B0F"/>
    <w:rsid w:val="00F821E7"/>
    <w:rsid w:val="00F82358"/>
    <w:rsid w:val="00F82D5A"/>
    <w:rsid w:val="00F83617"/>
    <w:rsid w:val="00F85283"/>
    <w:rsid w:val="00F90C88"/>
    <w:rsid w:val="00F9106B"/>
    <w:rsid w:val="00F9164A"/>
    <w:rsid w:val="00F917F4"/>
    <w:rsid w:val="00F918B8"/>
    <w:rsid w:val="00F931A4"/>
    <w:rsid w:val="00F9402B"/>
    <w:rsid w:val="00F948D7"/>
    <w:rsid w:val="00F95D24"/>
    <w:rsid w:val="00FA0F48"/>
    <w:rsid w:val="00FA1182"/>
    <w:rsid w:val="00FA1F44"/>
    <w:rsid w:val="00FA377B"/>
    <w:rsid w:val="00FA5442"/>
    <w:rsid w:val="00FA716D"/>
    <w:rsid w:val="00FA7963"/>
    <w:rsid w:val="00FB36B0"/>
    <w:rsid w:val="00FB4E92"/>
    <w:rsid w:val="00FB7DBF"/>
    <w:rsid w:val="00FC01F8"/>
    <w:rsid w:val="00FC0988"/>
    <w:rsid w:val="00FC2562"/>
    <w:rsid w:val="00FC28B8"/>
    <w:rsid w:val="00FC4F04"/>
    <w:rsid w:val="00FC6C37"/>
    <w:rsid w:val="00FC783E"/>
    <w:rsid w:val="00FD117A"/>
    <w:rsid w:val="00FD4276"/>
    <w:rsid w:val="00FD6480"/>
    <w:rsid w:val="00FE19C1"/>
    <w:rsid w:val="00FE29F3"/>
    <w:rsid w:val="00FE75BA"/>
    <w:rsid w:val="00FF06CE"/>
    <w:rsid w:val="00FF30E5"/>
    <w:rsid w:val="00FF3138"/>
    <w:rsid w:val="00FF32C6"/>
    <w:rsid w:val="00FF5A8D"/>
    <w:rsid w:val="00FF6274"/>
    <w:rsid w:val="00FF7625"/>
    <w:rsid w:val="00FF78DC"/>
    <w:rsid w:val="013C53A1"/>
    <w:rsid w:val="015E8107"/>
    <w:rsid w:val="021C0569"/>
    <w:rsid w:val="024A9B26"/>
    <w:rsid w:val="02A4DE9F"/>
    <w:rsid w:val="02C7B546"/>
    <w:rsid w:val="040FD1B9"/>
    <w:rsid w:val="05041034"/>
    <w:rsid w:val="053117F4"/>
    <w:rsid w:val="06418A18"/>
    <w:rsid w:val="0655E532"/>
    <w:rsid w:val="0781FE0C"/>
    <w:rsid w:val="079338E3"/>
    <w:rsid w:val="07B17A61"/>
    <w:rsid w:val="0818D0A3"/>
    <w:rsid w:val="08C3CCD4"/>
    <w:rsid w:val="092A6A03"/>
    <w:rsid w:val="092F0944"/>
    <w:rsid w:val="099932AD"/>
    <w:rsid w:val="0BC6995F"/>
    <w:rsid w:val="0D9AFEE5"/>
    <w:rsid w:val="0DD303EA"/>
    <w:rsid w:val="0E2B0650"/>
    <w:rsid w:val="0E860580"/>
    <w:rsid w:val="0E881227"/>
    <w:rsid w:val="0FB672FD"/>
    <w:rsid w:val="0FE2883B"/>
    <w:rsid w:val="107C705C"/>
    <w:rsid w:val="10E2F72F"/>
    <w:rsid w:val="12E6FB92"/>
    <w:rsid w:val="1309154D"/>
    <w:rsid w:val="13129860"/>
    <w:rsid w:val="155F25EA"/>
    <w:rsid w:val="1585C544"/>
    <w:rsid w:val="16842A9F"/>
    <w:rsid w:val="169A8498"/>
    <w:rsid w:val="17336009"/>
    <w:rsid w:val="17D7C9EE"/>
    <w:rsid w:val="18265AD5"/>
    <w:rsid w:val="19D0E9D3"/>
    <w:rsid w:val="19E3ED2B"/>
    <w:rsid w:val="1ACA8E0D"/>
    <w:rsid w:val="1AF5FFB2"/>
    <w:rsid w:val="1AFF2D3B"/>
    <w:rsid w:val="1C9AFD9C"/>
    <w:rsid w:val="1CBBF9FC"/>
    <w:rsid w:val="1E08BF17"/>
    <w:rsid w:val="1E867DC8"/>
    <w:rsid w:val="1ED88277"/>
    <w:rsid w:val="1FC8B89A"/>
    <w:rsid w:val="20742007"/>
    <w:rsid w:val="20796BC9"/>
    <w:rsid w:val="2183B29B"/>
    <w:rsid w:val="21867D9B"/>
    <w:rsid w:val="218FED90"/>
    <w:rsid w:val="21B78280"/>
    <w:rsid w:val="223796AB"/>
    <w:rsid w:val="2300595C"/>
    <w:rsid w:val="24193460"/>
    <w:rsid w:val="24471AFC"/>
    <w:rsid w:val="249C29BD"/>
    <w:rsid w:val="24E279D0"/>
    <w:rsid w:val="26DBD4FE"/>
    <w:rsid w:val="279FB7B1"/>
    <w:rsid w:val="27E3A116"/>
    <w:rsid w:val="28118A61"/>
    <w:rsid w:val="28231EAC"/>
    <w:rsid w:val="29B07ADA"/>
    <w:rsid w:val="2A607764"/>
    <w:rsid w:val="2BAA8E14"/>
    <w:rsid w:val="2BAEF03B"/>
    <w:rsid w:val="2BC8C56E"/>
    <w:rsid w:val="2C523FE6"/>
    <w:rsid w:val="2D7579B6"/>
    <w:rsid w:val="2DD9E005"/>
    <w:rsid w:val="2F53BE7D"/>
    <w:rsid w:val="3048211B"/>
    <w:rsid w:val="32D052CE"/>
    <w:rsid w:val="33CB92DD"/>
    <w:rsid w:val="33F8EB0E"/>
    <w:rsid w:val="344DCD0D"/>
    <w:rsid w:val="358CD067"/>
    <w:rsid w:val="366CD851"/>
    <w:rsid w:val="371F694A"/>
    <w:rsid w:val="3813565A"/>
    <w:rsid w:val="387C8E52"/>
    <w:rsid w:val="388727C5"/>
    <w:rsid w:val="39B7CB2A"/>
    <w:rsid w:val="3A32CB60"/>
    <w:rsid w:val="3AD1A6F8"/>
    <w:rsid w:val="3B8DC0C7"/>
    <w:rsid w:val="3C322E2A"/>
    <w:rsid w:val="3C6B1640"/>
    <w:rsid w:val="3C7E96B5"/>
    <w:rsid w:val="3CF0A4CF"/>
    <w:rsid w:val="3DFC3E38"/>
    <w:rsid w:val="3DFFFA69"/>
    <w:rsid w:val="3E0E755C"/>
    <w:rsid w:val="3E7E05B9"/>
    <w:rsid w:val="3F095F8A"/>
    <w:rsid w:val="3FB63777"/>
    <w:rsid w:val="4031731A"/>
    <w:rsid w:val="4087A037"/>
    <w:rsid w:val="40E5DA1D"/>
    <w:rsid w:val="40EF8057"/>
    <w:rsid w:val="4131F5E6"/>
    <w:rsid w:val="42D36B8C"/>
    <w:rsid w:val="441EEE6D"/>
    <w:rsid w:val="44285169"/>
    <w:rsid w:val="446F3BED"/>
    <w:rsid w:val="45F326B1"/>
    <w:rsid w:val="46A2BE8E"/>
    <w:rsid w:val="478DB452"/>
    <w:rsid w:val="47B0BFA6"/>
    <w:rsid w:val="48627903"/>
    <w:rsid w:val="494C9007"/>
    <w:rsid w:val="496D5A02"/>
    <w:rsid w:val="49E7AB41"/>
    <w:rsid w:val="4A617994"/>
    <w:rsid w:val="4ABFAFCF"/>
    <w:rsid w:val="4AC2D7B5"/>
    <w:rsid w:val="4AF8EA1E"/>
    <w:rsid w:val="4B002704"/>
    <w:rsid w:val="4B29D1FD"/>
    <w:rsid w:val="4B751EEF"/>
    <w:rsid w:val="4BD3E959"/>
    <w:rsid w:val="4BDDC805"/>
    <w:rsid w:val="4C8B88A9"/>
    <w:rsid w:val="4D81F1AD"/>
    <w:rsid w:val="4DB4C36B"/>
    <w:rsid w:val="4E04681B"/>
    <w:rsid w:val="4F0624F5"/>
    <w:rsid w:val="4F132E77"/>
    <w:rsid w:val="4F3997E1"/>
    <w:rsid w:val="4FEB09F6"/>
    <w:rsid w:val="508FB768"/>
    <w:rsid w:val="50DDE21B"/>
    <w:rsid w:val="50EE5C4A"/>
    <w:rsid w:val="513891DE"/>
    <w:rsid w:val="51631A0B"/>
    <w:rsid w:val="5177AE5E"/>
    <w:rsid w:val="517FEB24"/>
    <w:rsid w:val="525A4D5D"/>
    <w:rsid w:val="52DB78E0"/>
    <w:rsid w:val="52EAD3A6"/>
    <w:rsid w:val="5387D432"/>
    <w:rsid w:val="54209413"/>
    <w:rsid w:val="55B50CBA"/>
    <w:rsid w:val="55CA0C20"/>
    <w:rsid w:val="576E520B"/>
    <w:rsid w:val="58285747"/>
    <w:rsid w:val="58EBC234"/>
    <w:rsid w:val="590473DF"/>
    <w:rsid w:val="591AE6A4"/>
    <w:rsid w:val="59539991"/>
    <w:rsid w:val="596797D8"/>
    <w:rsid w:val="5AFCD6F2"/>
    <w:rsid w:val="5BA857D3"/>
    <w:rsid w:val="5BC9968C"/>
    <w:rsid w:val="5C25A8DB"/>
    <w:rsid w:val="5C2CB197"/>
    <w:rsid w:val="5C806895"/>
    <w:rsid w:val="5D15ECE6"/>
    <w:rsid w:val="5D447B74"/>
    <w:rsid w:val="5DB660BE"/>
    <w:rsid w:val="5E6178F2"/>
    <w:rsid w:val="5EA781ED"/>
    <w:rsid w:val="5EDA94F1"/>
    <w:rsid w:val="5F6B0A43"/>
    <w:rsid w:val="6111ED41"/>
    <w:rsid w:val="61700F6D"/>
    <w:rsid w:val="620023EF"/>
    <w:rsid w:val="62E13663"/>
    <w:rsid w:val="63D9B2ED"/>
    <w:rsid w:val="63EB888D"/>
    <w:rsid w:val="6453221F"/>
    <w:rsid w:val="6491BAEF"/>
    <w:rsid w:val="659289F2"/>
    <w:rsid w:val="65C172A3"/>
    <w:rsid w:val="6661F384"/>
    <w:rsid w:val="66DF37BC"/>
    <w:rsid w:val="673C51AC"/>
    <w:rsid w:val="678CB7D6"/>
    <w:rsid w:val="67C0068E"/>
    <w:rsid w:val="680D3DF8"/>
    <w:rsid w:val="68C8D954"/>
    <w:rsid w:val="6A208028"/>
    <w:rsid w:val="6A21063E"/>
    <w:rsid w:val="6A73F26E"/>
    <w:rsid w:val="6AADE6E7"/>
    <w:rsid w:val="6B9DAACE"/>
    <w:rsid w:val="6CBBB6AD"/>
    <w:rsid w:val="6CEA5D65"/>
    <w:rsid w:val="6E3B40B8"/>
    <w:rsid w:val="6EF6A47B"/>
    <w:rsid w:val="6FEB4F94"/>
    <w:rsid w:val="70914458"/>
    <w:rsid w:val="710DD394"/>
    <w:rsid w:val="715481FD"/>
    <w:rsid w:val="71AAB0D3"/>
    <w:rsid w:val="72B79C23"/>
    <w:rsid w:val="7424B7AB"/>
    <w:rsid w:val="74E578C3"/>
    <w:rsid w:val="75912973"/>
    <w:rsid w:val="75B1D8A7"/>
    <w:rsid w:val="7623B033"/>
    <w:rsid w:val="774A6C75"/>
    <w:rsid w:val="774AF15B"/>
    <w:rsid w:val="774F7DDE"/>
    <w:rsid w:val="77DC1C1A"/>
    <w:rsid w:val="781BD535"/>
    <w:rsid w:val="78BC7BB2"/>
    <w:rsid w:val="790F5C13"/>
    <w:rsid w:val="7920B689"/>
    <w:rsid w:val="798797C7"/>
    <w:rsid w:val="79A7079D"/>
    <w:rsid w:val="79B20146"/>
    <w:rsid w:val="7C7A1C18"/>
    <w:rsid w:val="7D76D656"/>
    <w:rsid w:val="7DA0859C"/>
    <w:rsid w:val="7E8512E9"/>
    <w:rsid w:val="7F3C55FD"/>
    <w:rsid w:val="7FB79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4577A"/>
  <w15:chartTrackingRefBased/>
  <w15:docId w15:val="{32FA8431-EA52-4806-AACD-4C1E68246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798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0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A86"/>
    <w:pPr>
      <w:keepNext/>
      <w:keepLines/>
      <w:numPr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E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53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15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30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0FD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455DF"/>
    <w:pPr>
      <w:spacing w:after="200" w:line="240" w:lineRule="auto"/>
    </w:pPr>
    <w:rPr>
      <w:b/>
      <w:bCs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nhideWhenUsed/>
    <w:rsid w:val="00F455DF"/>
    <w:pPr>
      <w:spacing w:line="240" w:lineRule="auto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F455DF"/>
    <w:rPr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unhideWhenUsed/>
    <w:rsid w:val="00F455DF"/>
    <w:rPr>
      <w:sz w:val="16"/>
      <w:szCs w:val="16"/>
    </w:rPr>
  </w:style>
  <w:style w:type="paragraph" w:customStyle="1" w:styleId="EFSABodytext">
    <w:name w:val="EFSA_Body text"/>
    <w:basedOn w:val="Normal"/>
    <w:link w:val="EFSABodytextChar"/>
    <w:qFormat/>
    <w:rsid w:val="00F455DF"/>
    <w:pPr>
      <w:spacing w:after="120" w:line="240" w:lineRule="auto"/>
    </w:pPr>
    <w:rPr>
      <w:rFonts w:ascii="Tahoma" w:eastAsiaTheme="minorEastAsia" w:hAnsi="Tahoma"/>
      <w:sz w:val="20"/>
      <w:szCs w:val="20"/>
      <w:lang w:eastAsia="en-GB"/>
    </w:rPr>
  </w:style>
  <w:style w:type="character" w:customStyle="1" w:styleId="EFSABodytextChar">
    <w:name w:val="EFSA_Body text Char"/>
    <w:basedOn w:val="DefaultParagraphFont"/>
    <w:link w:val="EFSABodytext"/>
    <w:rsid w:val="00F455DF"/>
    <w:rPr>
      <w:rFonts w:ascii="Tahoma" w:eastAsiaTheme="minorEastAsia" w:hAnsi="Tahoma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C0A8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0A86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6F8"/>
    <w:rPr>
      <w:b/>
      <w:bCs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76F8"/>
    <w:rPr>
      <w:b/>
      <w:bCs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442065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B71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EF23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19F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527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F53F7"/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character" w:customStyle="1" w:styleId="UnresolvedMention1">
    <w:name w:val="Unresolved Mention1"/>
    <w:basedOn w:val="DefaultParagraphFont"/>
    <w:uiPriority w:val="99"/>
    <w:unhideWhenUsed/>
    <w:rsid w:val="00F64B02"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sid w:val="00F64B02"/>
    <w:rPr>
      <w:color w:val="2B579A"/>
      <w:shd w:val="clear" w:color="auto" w:fill="E1DFDD"/>
    </w:rPr>
  </w:style>
  <w:style w:type="character" w:styleId="UnresolvedMention">
    <w:name w:val="Unresolved Mention"/>
    <w:basedOn w:val="DefaultParagraphFont"/>
    <w:uiPriority w:val="99"/>
    <w:unhideWhenUsed/>
    <w:rsid w:val="001359A8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AE1556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EFSABODYCOPY">
    <w:name w:val="EFSA BODY COPY"/>
    <w:basedOn w:val="Normal"/>
    <w:link w:val="EFSABODYCOPYChar"/>
    <w:qFormat/>
    <w:rsid w:val="00E42E3C"/>
    <w:pPr>
      <w:spacing w:after="120" w:line="240" w:lineRule="auto"/>
      <w:jc w:val="left"/>
    </w:pPr>
    <w:rPr>
      <w:rFonts w:ascii="Verdana" w:eastAsia="Calibri" w:hAnsi="Verdana" w:cs="Times New Roman"/>
      <w:sz w:val="20"/>
    </w:rPr>
  </w:style>
  <w:style w:type="character" w:customStyle="1" w:styleId="EFSABODYCOPYChar">
    <w:name w:val="EFSA BODY COPY Char"/>
    <w:basedOn w:val="DefaultParagraphFont"/>
    <w:link w:val="EFSABODYCOPY"/>
    <w:rsid w:val="00E42E3C"/>
    <w:rPr>
      <w:rFonts w:ascii="Verdana" w:eastAsia="Calibri" w:hAnsi="Verdana" w:cs="Times New Roman"/>
      <w:sz w:val="20"/>
    </w:rPr>
  </w:style>
  <w:style w:type="paragraph" w:customStyle="1" w:styleId="EndNoteBibliographyTitle">
    <w:name w:val="EndNote Bibliography Title"/>
    <w:basedOn w:val="Normal"/>
    <w:link w:val="EndNoteBibliographyTitleChar"/>
    <w:rsid w:val="008719B3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719B3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719B3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719B3"/>
    <w:rPr>
      <w:rFonts w:ascii="Calibri" w:hAnsi="Calibri" w:cs="Calibri"/>
      <w:noProof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079FE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76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76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D760F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E326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3266E"/>
  </w:style>
  <w:style w:type="paragraph" w:styleId="Footer">
    <w:name w:val="footer"/>
    <w:basedOn w:val="Normal"/>
    <w:link w:val="FooterChar"/>
    <w:uiPriority w:val="99"/>
    <w:semiHidden/>
    <w:unhideWhenUsed/>
    <w:rsid w:val="00E326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3266E"/>
  </w:style>
  <w:style w:type="character" w:styleId="Mention">
    <w:name w:val="Mention"/>
    <w:basedOn w:val="DefaultParagraphFont"/>
    <w:uiPriority w:val="99"/>
    <w:unhideWhenUsed/>
    <w:rsid w:val="004871EF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2.png"/><Relationship Id="rId26" Type="http://schemas.openxmlformats.org/officeDocument/2006/relationships/image" Target="media/image9.emf"/><Relationship Id="rId3" Type="http://schemas.openxmlformats.org/officeDocument/2006/relationships/customXml" Target="../customXml/item3.xml"/><Relationship Id="rId21" Type="http://schemas.openxmlformats.org/officeDocument/2006/relationships/image" Target="media/image5.emf"/><Relationship Id="rId7" Type="http://schemas.openxmlformats.org/officeDocument/2006/relationships/settings" Target="settings.xml"/><Relationship Id="rId12" Type="http://schemas.openxmlformats.org/officeDocument/2006/relationships/hyperlink" Target="https://creativecommons.org/licenses/by/4.0/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data.eppo.int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ndrea.maiorano@efsa.europa.eu" TargetMode="External"/><Relationship Id="rId24" Type="http://schemas.openxmlformats.org/officeDocument/2006/relationships/image" Target="media/image8.emf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7.emf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6.emf"/><Relationship Id="rId27" Type="http://schemas.openxmlformats.org/officeDocument/2006/relationships/image" Target="media/image10.png"/><Relationship Id="rId30" Type="http://schemas.openxmlformats.org/officeDocument/2006/relationships/hyperlink" Target="http://koeppen-geiger.vu-wien.ac.at/present.htm" TargetMode="External"/><Relationship Id="rId8" Type="http://schemas.openxmlformats.org/officeDocument/2006/relationships/webSettings" Target="webSetting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koeppen-geiger.vu-wien.ac.at/present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145D952B04B74DAD1BD91761537D38" ma:contentTypeVersion="6" ma:contentTypeDescription="Create a new document." ma:contentTypeScope="" ma:versionID="ab4a1eda7bc31076304b8308a3813447">
  <xsd:schema xmlns:xsd="http://www.w3.org/2001/XMLSchema" xmlns:xs="http://www.w3.org/2001/XMLSchema" xmlns:p="http://schemas.microsoft.com/office/2006/metadata/properties" xmlns:ns2="607a295d-34d7-4a21-a40f-3d27387ea24e" xmlns:ns3="be9936e3-1581-40ab-bdaf-07bfe5a845d6" targetNamespace="http://schemas.microsoft.com/office/2006/metadata/properties" ma:root="true" ma:fieldsID="575ddd5ef4fa4aaca37dc068dcfbbb48" ns2:_="" ns3:_="">
    <xsd:import namespace="607a295d-34d7-4a21-a40f-3d27387ea24e"/>
    <xsd:import namespace="be9936e3-1581-40ab-bdaf-07bfe5a845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7a295d-34d7-4a21-a40f-3d27387ea2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9936e3-1581-40ab-bdaf-07bfe5a845d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e9936e3-1581-40ab-bdaf-07bfe5a845d6">
      <UserInfo>
        <DisplayName>VICENT CIVERA Antonio</DisplayName>
        <AccountId>34</AccountId>
        <AccountType/>
      </UserInfo>
      <UserInfo>
        <DisplayName>MACLEOD Alan</DisplayName>
        <AccountId>37</AccountId>
        <AccountType/>
      </UserInfo>
      <UserInfo>
        <DisplayName>STANCANELLI Giuseppe</DisplayName>
        <AccountId>55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10EEA-93EC-4673-B789-01D420CBD23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7F3D08-47B3-4141-A41F-251D66847D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7a295d-34d7-4a21-a40f-3d27387ea24e"/>
    <ds:schemaRef ds:uri="be9936e3-1581-40ab-bdaf-07bfe5a845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3D334D-05FA-4727-B827-0EF701375B34}">
  <ds:schemaRefs>
    <ds:schemaRef ds:uri="http://schemas.microsoft.com/office/2006/metadata/properties"/>
    <ds:schemaRef ds:uri="http://schemas.microsoft.com/office/infopath/2007/PartnerControls"/>
    <ds:schemaRef ds:uri="be9936e3-1581-40ab-bdaf-07bfe5a845d6"/>
  </ds:schemaRefs>
</ds:datastoreItem>
</file>

<file path=customXml/itemProps4.xml><?xml version="1.0" encoding="utf-8"?>
<ds:datastoreItem xmlns:ds="http://schemas.openxmlformats.org/officeDocument/2006/customXml" ds:itemID="{EBB605C0-47B2-486B-826A-5C587037F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3838</Words>
  <Characters>21878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MAIORANO</dc:creator>
  <cp:keywords/>
  <dc:description/>
  <cp:lastModifiedBy>MAIORANO Andrea</cp:lastModifiedBy>
  <cp:revision>52</cp:revision>
  <dcterms:created xsi:type="dcterms:W3CDTF">2021-11-23T17:02:00Z</dcterms:created>
  <dcterms:modified xsi:type="dcterms:W3CDTF">2021-11-24T15:47:00Z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0x01010052145D952B04B74DAD1BD91761537D38</vt:lpwstr>
  </property>
</Properties>
</file>